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1D9A" w14:textId="77777777" w:rsidR="00A57966" w:rsidRPr="00A57966" w:rsidRDefault="00A57966" w:rsidP="00A57966">
      <w:pPr>
        <w:spacing w:before="180" w:after="180"/>
        <w:jc w:val="center"/>
        <w:rPr>
          <w:rFonts w:eastAsia="Cambria"/>
          <w:b/>
          <w:bCs/>
          <w:color w:val="000000"/>
          <w:sz w:val="28"/>
          <w:szCs w:val="28"/>
        </w:rPr>
      </w:pPr>
      <w:r w:rsidRPr="00A57966">
        <w:rPr>
          <w:rFonts w:eastAsia="Cambria"/>
          <w:color w:val="000000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  <w:r w:rsidRPr="00A57966">
        <w:rPr>
          <w:rFonts w:eastAsia="Cambria"/>
          <w:b/>
          <w:bCs/>
          <w:color w:val="000000"/>
          <w:sz w:val="28"/>
          <w:szCs w:val="28"/>
        </w:rPr>
        <w:t xml:space="preserve">НАЦИОНАЛЬНЫЙ ИССЛЕДОВАТЕЛЬСКИЙ УНИВЕРСИТЕТ ИТМО </w:t>
      </w:r>
      <w:r w:rsidRPr="00A57966">
        <w:rPr>
          <w:rFonts w:eastAsia="Cambria"/>
          <w:b/>
          <w:bCs/>
          <w:color w:val="000000"/>
          <w:sz w:val="28"/>
          <w:szCs w:val="28"/>
          <w:lang w:val="en-US"/>
        </w:rPr>
        <w:t>ITMO</w:t>
      </w:r>
      <w:r w:rsidRPr="00A57966">
        <w:rPr>
          <w:rFonts w:eastAsia="Cambria"/>
          <w:b/>
          <w:bCs/>
          <w:color w:val="000000"/>
          <w:sz w:val="28"/>
          <w:szCs w:val="28"/>
        </w:rPr>
        <w:t xml:space="preserve"> </w:t>
      </w:r>
      <w:r w:rsidRPr="00A57966">
        <w:rPr>
          <w:rFonts w:eastAsia="Cambria"/>
          <w:b/>
          <w:bCs/>
          <w:color w:val="000000"/>
          <w:sz w:val="28"/>
          <w:szCs w:val="28"/>
          <w:lang w:val="en-US"/>
        </w:rPr>
        <w:t>University</w:t>
      </w:r>
    </w:p>
    <w:p w14:paraId="7E035058" w14:textId="77777777" w:rsidR="00A57966" w:rsidRPr="00A57966" w:rsidRDefault="00A57966" w:rsidP="00A57966">
      <w:pPr>
        <w:spacing w:before="180" w:after="180"/>
        <w:rPr>
          <w:rFonts w:eastAsia="Cambria"/>
          <w:sz w:val="28"/>
          <w:szCs w:val="28"/>
        </w:rPr>
      </w:pPr>
    </w:p>
    <w:p w14:paraId="602E3109" w14:textId="77777777" w:rsidR="00A57966" w:rsidRPr="00A57966" w:rsidRDefault="00A57966" w:rsidP="00A57966">
      <w:pPr>
        <w:spacing w:before="180" w:after="180"/>
        <w:rPr>
          <w:rFonts w:eastAsia="Cambria"/>
          <w:sz w:val="28"/>
          <w:szCs w:val="28"/>
        </w:rPr>
      </w:pPr>
    </w:p>
    <w:p w14:paraId="671C1AC8" w14:textId="77777777" w:rsidR="00A57966" w:rsidRPr="00A57966" w:rsidRDefault="00A57966" w:rsidP="00A57966">
      <w:pPr>
        <w:spacing w:before="180" w:after="180"/>
        <w:rPr>
          <w:rFonts w:eastAsia="Cambria"/>
          <w:sz w:val="28"/>
          <w:szCs w:val="28"/>
        </w:rPr>
      </w:pPr>
    </w:p>
    <w:p w14:paraId="3C3C55CE" w14:textId="77777777" w:rsidR="00A57966" w:rsidRPr="00A57966" w:rsidRDefault="00A57966" w:rsidP="00A57966">
      <w:pPr>
        <w:spacing w:before="180" w:after="180"/>
        <w:rPr>
          <w:rFonts w:eastAsia="Cambria"/>
          <w:sz w:val="28"/>
          <w:szCs w:val="28"/>
        </w:rPr>
      </w:pPr>
    </w:p>
    <w:p w14:paraId="71B48FEE" w14:textId="77777777" w:rsidR="00A57966" w:rsidRPr="00A57966" w:rsidRDefault="00A57966" w:rsidP="00A57966">
      <w:pPr>
        <w:keepNext/>
        <w:keepLines/>
        <w:numPr>
          <w:ilvl w:val="0"/>
          <w:numId w:val="46"/>
        </w:numPr>
        <w:spacing w:before="480" w:after="240"/>
        <w:ind w:left="0" w:firstLine="0"/>
        <w:jc w:val="center"/>
        <w:outlineLvl w:val="0"/>
        <w:rPr>
          <w:b/>
          <w:bCs/>
          <w:color w:val="000000"/>
          <w:sz w:val="28"/>
          <w:szCs w:val="28"/>
        </w:rPr>
      </w:pPr>
      <w:r w:rsidRPr="00A57966">
        <w:rPr>
          <w:b/>
          <w:bCs/>
          <w:color w:val="000000"/>
          <w:sz w:val="28"/>
          <w:szCs w:val="28"/>
        </w:rPr>
        <w:t>ОТЧЁТ ПО ПРАКТИЧЕСКОЙ РАБОТЕ</w:t>
      </w:r>
    </w:p>
    <w:p w14:paraId="3702A455" w14:textId="77777777" w:rsidR="00A57966" w:rsidRPr="00A57966" w:rsidRDefault="00A57966" w:rsidP="00A57966">
      <w:pPr>
        <w:spacing w:before="180" w:after="180"/>
        <w:rPr>
          <w:rFonts w:eastAsia="Cambria"/>
          <w:color w:val="000000"/>
          <w:sz w:val="28"/>
          <w:szCs w:val="28"/>
        </w:rPr>
      </w:pPr>
      <w:r w:rsidRPr="00A57966">
        <w:rPr>
          <w:rFonts w:eastAsia="Cambria"/>
          <w:b/>
          <w:bCs/>
          <w:color w:val="000000"/>
          <w:sz w:val="28"/>
          <w:szCs w:val="28"/>
        </w:rPr>
        <w:t>По дисциплине</w:t>
      </w:r>
      <w:r w:rsidRPr="00A57966">
        <w:rPr>
          <w:rFonts w:eastAsia="Cambria"/>
          <w:color w:val="000000"/>
          <w:sz w:val="28"/>
          <w:szCs w:val="28"/>
        </w:rPr>
        <w:t xml:space="preserve"> Проектирование программного обеспечения</w:t>
      </w:r>
    </w:p>
    <w:p w14:paraId="7B6728EB" w14:textId="438D4F3B" w:rsidR="00A57966" w:rsidRPr="00A57966" w:rsidRDefault="00A57966" w:rsidP="00A57966">
      <w:pPr>
        <w:spacing w:before="180" w:after="180"/>
        <w:rPr>
          <w:rFonts w:eastAsia="Cambria"/>
          <w:color w:val="000000"/>
          <w:sz w:val="28"/>
          <w:szCs w:val="28"/>
        </w:rPr>
      </w:pPr>
      <w:r w:rsidRPr="00A57966">
        <w:rPr>
          <w:rFonts w:eastAsia="Cambria"/>
          <w:b/>
          <w:bCs/>
          <w:color w:val="000000"/>
          <w:sz w:val="28"/>
          <w:szCs w:val="28"/>
        </w:rPr>
        <w:t>Обучающийся</w:t>
      </w:r>
      <w:r w:rsidRPr="00A57966">
        <w:rPr>
          <w:rFonts w:eastAsia="Cambria"/>
          <w:color w:val="000000"/>
          <w:sz w:val="28"/>
          <w:szCs w:val="28"/>
        </w:rPr>
        <w:t xml:space="preserve"> </w:t>
      </w:r>
      <w:r>
        <w:rPr>
          <w:rFonts w:eastAsia="Cambria"/>
          <w:color w:val="000000"/>
          <w:sz w:val="28"/>
          <w:szCs w:val="28"/>
        </w:rPr>
        <w:t>Ратов Дмитрий Евгеньевич</w:t>
      </w:r>
    </w:p>
    <w:p w14:paraId="3F99A99F" w14:textId="77777777" w:rsidR="00A57966" w:rsidRPr="00A57966" w:rsidRDefault="00A57966" w:rsidP="00A57966">
      <w:pPr>
        <w:spacing w:before="180" w:after="180"/>
        <w:rPr>
          <w:rFonts w:eastAsia="Cambria"/>
          <w:color w:val="000000"/>
          <w:sz w:val="28"/>
          <w:szCs w:val="28"/>
        </w:rPr>
      </w:pPr>
      <w:r w:rsidRPr="00A57966">
        <w:rPr>
          <w:rFonts w:eastAsia="Cambria"/>
          <w:b/>
          <w:bCs/>
          <w:color w:val="000000"/>
          <w:sz w:val="28"/>
          <w:szCs w:val="28"/>
        </w:rPr>
        <w:t>Факультет</w:t>
      </w:r>
      <w:r w:rsidRPr="00A57966">
        <w:rPr>
          <w:rFonts w:eastAsia="Cambria"/>
          <w:color w:val="000000"/>
          <w:sz w:val="28"/>
          <w:szCs w:val="28"/>
        </w:rPr>
        <w:t xml:space="preserve"> </w:t>
      </w:r>
      <w:proofErr w:type="spellStart"/>
      <w:r w:rsidRPr="00A57966">
        <w:rPr>
          <w:rFonts w:eastAsia="Cambria"/>
          <w:color w:val="000000"/>
          <w:sz w:val="28"/>
          <w:szCs w:val="28"/>
        </w:rPr>
        <w:t>факультет</w:t>
      </w:r>
      <w:proofErr w:type="spellEnd"/>
      <w:r w:rsidRPr="00A57966">
        <w:rPr>
          <w:rFonts w:eastAsia="Cambria"/>
          <w:color w:val="000000"/>
          <w:sz w:val="28"/>
          <w:szCs w:val="28"/>
        </w:rPr>
        <w:t xml:space="preserve"> прикладной информатики (</w:t>
      </w:r>
      <w:proofErr w:type="spellStart"/>
      <w:r w:rsidRPr="00A57966">
        <w:rPr>
          <w:rFonts w:eastAsia="Cambria"/>
          <w:color w:val="000000"/>
          <w:sz w:val="28"/>
          <w:szCs w:val="28"/>
        </w:rPr>
        <w:t>ФПИн</w:t>
      </w:r>
      <w:proofErr w:type="spellEnd"/>
      <w:r w:rsidRPr="00A57966">
        <w:rPr>
          <w:rFonts w:eastAsia="Cambria"/>
          <w:color w:val="000000"/>
          <w:sz w:val="28"/>
          <w:szCs w:val="28"/>
        </w:rPr>
        <w:t>)</w:t>
      </w:r>
    </w:p>
    <w:p w14:paraId="050D021F" w14:textId="77777777" w:rsidR="00A57966" w:rsidRPr="00A57966" w:rsidRDefault="00A57966" w:rsidP="00A57966">
      <w:pPr>
        <w:spacing w:before="180" w:after="180"/>
        <w:rPr>
          <w:rFonts w:eastAsia="Cambria"/>
          <w:color w:val="000000"/>
          <w:sz w:val="28"/>
          <w:szCs w:val="28"/>
        </w:rPr>
      </w:pPr>
      <w:r w:rsidRPr="00A57966">
        <w:rPr>
          <w:rFonts w:eastAsia="Cambria"/>
          <w:b/>
          <w:bCs/>
          <w:color w:val="000000"/>
          <w:sz w:val="28"/>
          <w:szCs w:val="28"/>
        </w:rPr>
        <w:t>Группа</w:t>
      </w:r>
      <w:r w:rsidRPr="00A57966">
        <w:rPr>
          <w:rFonts w:eastAsia="Cambria"/>
          <w:color w:val="000000"/>
          <w:sz w:val="28"/>
          <w:szCs w:val="28"/>
        </w:rPr>
        <w:t xml:space="preserve"> К3250</w:t>
      </w:r>
    </w:p>
    <w:p w14:paraId="5F170C11" w14:textId="77777777" w:rsidR="00A57966" w:rsidRPr="00A57966" w:rsidRDefault="00A57966" w:rsidP="00A57966">
      <w:pPr>
        <w:spacing w:before="180" w:after="180"/>
        <w:rPr>
          <w:rFonts w:eastAsia="Cambria"/>
          <w:color w:val="000000"/>
          <w:sz w:val="28"/>
          <w:szCs w:val="28"/>
        </w:rPr>
      </w:pPr>
      <w:r w:rsidRPr="00A57966">
        <w:rPr>
          <w:rFonts w:eastAsia="Cambria"/>
          <w:b/>
          <w:bCs/>
          <w:color w:val="000000"/>
          <w:sz w:val="28"/>
          <w:szCs w:val="28"/>
        </w:rPr>
        <w:t>Направление подготовки</w:t>
      </w:r>
      <w:r w:rsidRPr="00A57966">
        <w:rPr>
          <w:rFonts w:eastAsia="Cambria"/>
          <w:color w:val="000000"/>
          <w:sz w:val="28"/>
          <w:szCs w:val="28"/>
        </w:rPr>
        <w:t xml:space="preserve"> 09.03.03 Прикладная информатика</w:t>
      </w:r>
    </w:p>
    <w:p w14:paraId="1236D9D8" w14:textId="77777777" w:rsidR="00A57966" w:rsidRPr="00A57966" w:rsidRDefault="00A57966" w:rsidP="00A57966">
      <w:pPr>
        <w:spacing w:before="180" w:after="180"/>
        <w:rPr>
          <w:rFonts w:eastAsia="Cambria"/>
          <w:color w:val="000000"/>
          <w:sz w:val="28"/>
          <w:szCs w:val="28"/>
        </w:rPr>
      </w:pPr>
      <w:r w:rsidRPr="00A57966">
        <w:rPr>
          <w:rFonts w:eastAsia="Cambria"/>
          <w:b/>
          <w:bCs/>
          <w:color w:val="000000"/>
          <w:sz w:val="28"/>
          <w:szCs w:val="28"/>
        </w:rPr>
        <w:t>Образовательная программа</w:t>
      </w:r>
      <w:r w:rsidRPr="00A57966">
        <w:rPr>
          <w:rFonts w:eastAsia="Cambria"/>
          <w:color w:val="000000"/>
          <w:sz w:val="28"/>
          <w:szCs w:val="28"/>
        </w:rPr>
        <w:t xml:space="preserve"> Прикладная разработка информационных систем</w:t>
      </w:r>
    </w:p>
    <w:p w14:paraId="5D4FFBFF" w14:textId="77777777" w:rsidR="00A57966" w:rsidRPr="00A57966" w:rsidRDefault="00A57966" w:rsidP="00A57966">
      <w:pPr>
        <w:spacing w:after="200"/>
        <w:rPr>
          <w:rFonts w:eastAsia="Cambria"/>
          <w:color w:val="000000"/>
          <w:sz w:val="28"/>
          <w:szCs w:val="28"/>
        </w:rPr>
      </w:pPr>
    </w:p>
    <w:p w14:paraId="60835F3E" w14:textId="77777777" w:rsidR="00A57966" w:rsidRPr="00A57966" w:rsidRDefault="00A57966" w:rsidP="00A57966">
      <w:pPr>
        <w:spacing w:after="200"/>
        <w:rPr>
          <w:rFonts w:eastAsia="Cambria"/>
          <w:color w:val="000000"/>
          <w:sz w:val="28"/>
          <w:szCs w:val="28"/>
        </w:rPr>
      </w:pPr>
    </w:p>
    <w:p w14:paraId="2AE9C629" w14:textId="77777777" w:rsidR="00A57966" w:rsidRPr="00A57966" w:rsidRDefault="00A57966" w:rsidP="00A57966">
      <w:pPr>
        <w:spacing w:after="200"/>
        <w:rPr>
          <w:rFonts w:eastAsia="Cambria"/>
          <w:color w:val="000000"/>
          <w:sz w:val="28"/>
          <w:szCs w:val="28"/>
        </w:rPr>
      </w:pPr>
    </w:p>
    <w:p w14:paraId="6563D74D" w14:textId="77777777" w:rsidR="00A57966" w:rsidRPr="00A57966" w:rsidRDefault="00A57966" w:rsidP="00A57966">
      <w:pPr>
        <w:spacing w:after="200"/>
        <w:rPr>
          <w:rFonts w:eastAsia="Cambria"/>
          <w:color w:val="000000"/>
          <w:sz w:val="28"/>
          <w:szCs w:val="28"/>
        </w:rPr>
      </w:pPr>
    </w:p>
    <w:p w14:paraId="42479EF5" w14:textId="77777777" w:rsidR="00A57966" w:rsidRPr="00A57966" w:rsidRDefault="00A57966" w:rsidP="00A57966">
      <w:pPr>
        <w:spacing w:after="200"/>
        <w:rPr>
          <w:rFonts w:eastAsia="Cambria"/>
          <w:color w:val="000000"/>
          <w:sz w:val="28"/>
          <w:szCs w:val="28"/>
        </w:rPr>
      </w:pPr>
    </w:p>
    <w:p w14:paraId="50A9EBC1" w14:textId="77777777" w:rsidR="00A57966" w:rsidRPr="00A57966" w:rsidRDefault="00A57966" w:rsidP="00A57966">
      <w:pPr>
        <w:spacing w:after="200"/>
        <w:rPr>
          <w:rFonts w:eastAsia="Cambria"/>
          <w:color w:val="000000"/>
          <w:sz w:val="28"/>
          <w:szCs w:val="28"/>
        </w:rPr>
      </w:pPr>
    </w:p>
    <w:tbl>
      <w:tblPr>
        <w:tblStyle w:val="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0"/>
        <w:gridCol w:w="2201"/>
        <w:gridCol w:w="2176"/>
        <w:gridCol w:w="2202"/>
      </w:tblGrid>
      <w:tr w:rsidR="00A57966" w:rsidRPr="00A57966" w14:paraId="5B348C7A" w14:textId="77777777" w:rsidTr="00512003">
        <w:tc>
          <w:tcPr>
            <w:tcW w:w="2476" w:type="dxa"/>
          </w:tcPr>
          <w:p w14:paraId="21C62148" w14:textId="77777777" w:rsidR="00A57966" w:rsidRPr="00A57966" w:rsidRDefault="00A57966" w:rsidP="00A57966">
            <w:pPr>
              <w:keepNext/>
              <w:keepLines/>
              <w:numPr>
                <w:ilvl w:val="0"/>
                <w:numId w:val="46"/>
              </w:numPr>
              <w:spacing w:before="200"/>
              <w:ind w:left="0" w:firstLine="0"/>
              <w:outlineLvl w:val="2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57966">
              <w:rPr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476" w:type="dxa"/>
          </w:tcPr>
          <w:p w14:paraId="48F79CA6" w14:textId="50D00B47" w:rsidR="00A57966" w:rsidRPr="00A57966" w:rsidRDefault="00A57966" w:rsidP="00A57966">
            <w:pPr>
              <w:jc w:val="center"/>
              <w:rPr>
                <w:rFonts w:eastAsia="Cambria"/>
                <w:sz w:val="28"/>
                <w:szCs w:val="28"/>
              </w:rPr>
            </w:pPr>
            <w:r w:rsidRPr="00A57966">
              <w:rPr>
                <w:rFonts w:eastAsia="Cambria"/>
                <w:sz w:val="28"/>
                <w:szCs w:val="28"/>
              </w:rPr>
              <w:br/>
            </w:r>
            <w:r>
              <w:rPr>
                <w:rFonts w:eastAsia="Cambria"/>
                <w:sz w:val="28"/>
                <w:szCs w:val="28"/>
                <w:lang w:val="ru-RU"/>
              </w:rPr>
              <w:t>13.01.2025</w:t>
            </w:r>
            <w:r w:rsidRPr="00A57966">
              <w:rPr>
                <w:rFonts w:eastAsia="Cambria"/>
                <w:sz w:val="28"/>
                <w:szCs w:val="28"/>
              </w:rPr>
              <w:br/>
              <w:t>(</w:t>
            </w:r>
            <w:proofErr w:type="spellStart"/>
            <w:r w:rsidRPr="00A57966">
              <w:rPr>
                <w:rFonts w:eastAsia="Cambria"/>
                <w:sz w:val="28"/>
                <w:szCs w:val="28"/>
              </w:rPr>
              <w:t>дата</w:t>
            </w:r>
            <w:proofErr w:type="spellEnd"/>
            <w:r w:rsidRPr="00A57966">
              <w:rPr>
                <w:rFonts w:eastAsia="Cambria"/>
                <w:sz w:val="28"/>
                <w:szCs w:val="28"/>
              </w:rPr>
              <w:t>)</w:t>
            </w:r>
          </w:p>
        </w:tc>
        <w:tc>
          <w:tcPr>
            <w:tcW w:w="2476" w:type="dxa"/>
          </w:tcPr>
          <w:p w14:paraId="5E416FCF" w14:textId="77777777" w:rsidR="00A57966" w:rsidRPr="00A57966" w:rsidRDefault="00A57966" w:rsidP="00A57966">
            <w:pPr>
              <w:jc w:val="center"/>
              <w:rPr>
                <w:rFonts w:eastAsia="Cambria"/>
                <w:sz w:val="28"/>
                <w:szCs w:val="28"/>
              </w:rPr>
            </w:pPr>
            <w:r w:rsidRPr="00A57966">
              <w:rPr>
                <w:rFonts w:eastAsia="Cambria"/>
                <w:sz w:val="28"/>
                <w:szCs w:val="28"/>
              </w:rPr>
              <w:t>________</w:t>
            </w:r>
            <w:r w:rsidRPr="00A57966">
              <w:rPr>
                <w:rFonts w:eastAsia="Cambria"/>
                <w:sz w:val="28"/>
                <w:szCs w:val="28"/>
              </w:rPr>
              <w:br/>
            </w:r>
            <w:r w:rsidRPr="00A57966">
              <w:rPr>
                <w:rFonts w:eastAsia="Cambria"/>
                <w:color w:val="000000"/>
                <w:sz w:val="28"/>
                <w:szCs w:val="28"/>
              </w:rPr>
              <w:t>(</w:t>
            </w:r>
            <w:proofErr w:type="spellStart"/>
            <w:r w:rsidRPr="00A57966">
              <w:rPr>
                <w:rFonts w:eastAsia="Cambria"/>
                <w:color w:val="000000"/>
                <w:sz w:val="28"/>
                <w:szCs w:val="28"/>
              </w:rPr>
              <w:t>подпись</w:t>
            </w:r>
            <w:proofErr w:type="spellEnd"/>
            <w:r w:rsidRPr="00A57966">
              <w:rPr>
                <w:rFonts w:eastAsia="Cambria"/>
                <w:color w:val="000000"/>
                <w:sz w:val="28"/>
                <w:szCs w:val="28"/>
              </w:rPr>
              <w:t>)</w:t>
            </w:r>
          </w:p>
          <w:p w14:paraId="0F6B3A6F" w14:textId="77777777" w:rsidR="00A57966" w:rsidRPr="00A57966" w:rsidRDefault="00A57966" w:rsidP="00A57966">
            <w:pPr>
              <w:rPr>
                <w:rFonts w:eastAsia="Cambria"/>
                <w:color w:val="000000"/>
                <w:sz w:val="28"/>
                <w:szCs w:val="28"/>
              </w:rPr>
            </w:pPr>
          </w:p>
        </w:tc>
        <w:tc>
          <w:tcPr>
            <w:tcW w:w="2477" w:type="dxa"/>
          </w:tcPr>
          <w:p w14:paraId="1FAD6CD3" w14:textId="4CEEB451" w:rsidR="00A57966" w:rsidRPr="00A57966" w:rsidRDefault="00A57966" w:rsidP="00A57966">
            <w:pPr>
              <w:jc w:val="center"/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</w:pPr>
            <w:r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  <w:t>Ратов</w:t>
            </w:r>
            <w:r w:rsidRPr="00A57966"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  <w:t xml:space="preserve"> </w:t>
            </w:r>
            <w:r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  <w:t>Д</w:t>
            </w:r>
            <w:r w:rsidRPr="00A57966"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  <w:t>.</w:t>
            </w:r>
            <w:r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  <w:t>Е</w:t>
            </w:r>
            <w:r w:rsidRPr="00A57966"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  <w:t>.</w:t>
            </w:r>
            <w:r w:rsidRPr="00A57966">
              <w:rPr>
                <w:rFonts w:eastAsia="Cambria"/>
                <w:color w:val="000000"/>
                <w:sz w:val="28"/>
                <w:szCs w:val="28"/>
                <w:u w:val="single"/>
                <w:lang w:val="ru-RU"/>
              </w:rPr>
              <w:br/>
            </w:r>
            <w:r w:rsidRPr="00A57966">
              <w:rPr>
                <w:rFonts w:eastAsia="Cambria"/>
                <w:color w:val="000000"/>
                <w:sz w:val="28"/>
                <w:szCs w:val="28"/>
                <w:lang w:val="ru-RU"/>
              </w:rPr>
              <w:t>(Ф.И.О.)</w:t>
            </w:r>
          </w:p>
        </w:tc>
      </w:tr>
      <w:tr w:rsidR="00A57966" w:rsidRPr="00A57966" w14:paraId="335909DA" w14:textId="77777777" w:rsidTr="00512003">
        <w:tc>
          <w:tcPr>
            <w:tcW w:w="2476" w:type="dxa"/>
          </w:tcPr>
          <w:p w14:paraId="09FE1C82" w14:textId="77777777" w:rsidR="00A57966" w:rsidRPr="00A57966" w:rsidRDefault="00A57966" w:rsidP="00A57966">
            <w:pPr>
              <w:keepNext/>
              <w:keepLines/>
              <w:numPr>
                <w:ilvl w:val="0"/>
                <w:numId w:val="46"/>
              </w:numPr>
              <w:spacing w:before="200"/>
              <w:ind w:left="0" w:firstLine="0"/>
              <w:outlineLvl w:val="2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57966">
              <w:rPr>
                <w:b/>
                <w:bCs/>
                <w:color w:val="000000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2476" w:type="dxa"/>
          </w:tcPr>
          <w:p w14:paraId="74986830" w14:textId="77777777" w:rsidR="00A57966" w:rsidRPr="00A57966" w:rsidRDefault="00A57966" w:rsidP="00A57966">
            <w:pPr>
              <w:jc w:val="center"/>
              <w:rPr>
                <w:rFonts w:eastAsia="Cambria"/>
                <w:sz w:val="28"/>
                <w:szCs w:val="28"/>
              </w:rPr>
            </w:pPr>
            <w:r w:rsidRPr="00A57966">
              <w:rPr>
                <w:rFonts w:eastAsia="Cambria"/>
                <w:sz w:val="28"/>
                <w:szCs w:val="28"/>
              </w:rPr>
              <w:br/>
            </w:r>
            <w:r w:rsidRPr="00A57966">
              <w:rPr>
                <w:rFonts w:eastAsia="Cambria"/>
                <w:sz w:val="28"/>
                <w:szCs w:val="28"/>
              </w:rPr>
              <w:br/>
              <w:t>(</w:t>
            </w:r>
            <w:proofErr w:type="spellStart"/>
            <w:r w:rsidRPr="00A57966">
              <w:rPr>
                <w:rFonts w:eastAsia="Cambria"/>
                <w:sz w:val="28"/>
                <w:szCs w:val="28"/>
              </w:rPr>
              <w:t>дата</w:t>
            </w:r>
            <w:proofErr w:type="spellEnd"/>
            <w:r w:rsidRPr="00A57966">
              <w:rPr>
                <w:rFonts w:eastAsia="Cambria"/>
                <w:sz w:val="28"/>
                <w:szCs w:val="28"/>
              </w:rPr>
              <w:t>)</w:t>
            </w:r>
          </w:p>
        </w:tc>
        <w:tc>
          <w:tcPr>
            <w:tcW w:w="2476" w:type="dxa"/>
          </w:tcPr>
          <w:p w14:paraId="15E1E5C9" w14:textId="77777777" w:rsidR="00A57966" w:rsidRPr="00A57966" w:rsidRDefault="00A57966" w:rsidP="00A57966">
            <w:pPr>
              <w:jc w:val="center"/>
              <w:rPr>
                <w:rFonts w:eastAsia="Cambria"/>
                <w:sz w:val="28"/>
                <w:szCs w:val="28"/>
              </w:rPr>
            </w:pPr>
            <w:r w:rsidRPr="00A57966">
              <w:rPr>
                <w:rFonts w:eastAsia="Cambria"/>
                <w:sz w:val="28"/>
                <w:szCs w:val="28"/>
              </w:rPr>
              <w:t>________</w:t>
            </w:r>
            <w:r w:rsidRPr="00A57966">
              <w:rPr>
                <w:rFonts w:eastAsia="Cambria"/>
                <w:sz w:val="28"/>
                <w:szCs w:val="28"/>
              </w:rPr>
              <w:br/>
            </w:r>
            <w:r w:rsidRPr="00A57966">
              <w:rPr>
                <w:rFonts w:eastAsia="Cambria"/>
                <w:color w:val="000000"/>
                <w:sz w:val="28"/>
                <w:szCs w:val="28"/>
              </w:rPr>
              <w:t>(</w:t>
            </w:r>
            <w:proofErr w:type="spellStart"/>
            <w:r w:rsidRPr="00A57966">
              <w:rPr>
                <w:rFonts w:eastAsia="Cambria"/>
                <w:color w:val="000000"/>
                <w:sz w:val="28"/>
                <w:szCs w:val="28"/>
              </w:rPr>
              <w:t>подпись</w:t>
            </w:r>
            <w:proofErr w:type="spellEnd"/>
            <w:r w:rsidRPr="00A57966">
              <w:rPr>
                <w:rFonts w:eastAsia="Cambria"/>
                <w:color w:val="000000"/>
                <w:sz w:val="28"/>
                <w:szCs w:val="28"/>
              </w:rPr>
              <w:t>)</w:t>
            </w:r>
          </w:p>
          <w:p w14:paraId="16391CAD" w14:textId="77777777" w:rsidR="00A57966" w:rsidRPr="00A57966" w:rsidRDefault="00A57966" w:rsidP="00A57966">
            <w:pPr>
              <w:rPr>
                <w:rFonts w:eastAsia="Cambria"/>
                <w:color w:val="000000"/>
                <w:sz w:val="28"/>
                <w:szCs w:val="28"/>
              </w:rPr>
            </w:pPr>
          </w:p>
        </w:tc>
        <w:tc>
          <w:tcPr>
            <w:tcW w:w="2477" w:type="dxa"/>
          </w:tcPr>
          <w:p w14:paraId="280DC55B" w14:textId="77777777" w:rsidR="00A57966" w:rsidRPr="00A57966" w:rsidRDefault="00A57966" w:rsidP="00A57966">
            <w:pPr>
              <w:spacing w:before="100" w:beforeAutospacing="1" w:after="100" w:afterAutospacing="1"/>
              <w:jc w:val="center"/>
              <w:rPr>
                <w:sz w:val="28"/>
                <w:szCs w:val="28"/>
                <w:u w:val="single"/>
                <w:lang w:val="ru-RU" w:eastAsia="ru-RU"/>
              </w:rPr>
            </w:pPr>
            <w:r w:rsidRPr="00A57966">
              <w:rPr>
                <w:sz w:val="28"/>
                <w:szCs w:val="28"/>
                <w:u w:val="single"/>
                <w:lang w:val="ru-RU" w:eastAsia="ru-RU"/>
              </w:rPr>
              <w:t>Меркушев А.Е.</w:t>
            </w:r>
            <w:r w:rsidRPr="00A57966">
              <w:rPr>
                <w:sz w:val="28"/>
                <w:szCs w:val="28"/>
                <w:u w:val="single"/>
                <w:lang w:val="ru-RU" w:eastAsia="ru-RU"/>
              </w:rPr>
              <w:br/>
            </w:r>
            <w:r w:rsidRPr="00A57966">
              <w:rPr>
                <w:color w:val="000000"/>
                <w:sz w:val="28"/>
                <w:szCs w:val="28"/>
                <w:lang w:val="ru-RU" w:eastAsia="ru-RU"/>
              </w:rPr>
              <w:t>(Ф.И.О.)</w:t>
            </w:r>
          </w:p>
        </w:tc>
      </w:tr>
    </w:tbl>
    <w:p w14:paraId="79DBC935" w14:textId="77777777" w:rsidR="00A57966" w:rsidRPr="00A57966" w:rsidRDefault="00A57966" w:rsidP="00A57966">
      <w:pPr>
        <w:spacing w:after="200"/>
        <w:rPr>
          <w:rFonts w:eastAsia="Cambria"/>
          <w:color w:val="000000"/>
          <w:sz w:val="28"/>
          <w:szCs w:val="28"/>
        </w:rPr>
      </w:pPr>
    </w:p>
    <w:p w14:paraId="3DC255FD" w14:textId="77777777" w:rsidR="00A57966" w:rsidRDefault="00A57966" w:rsidP="00A57966">
      <w:pPr>
        <w:spacing w:before="240" w:line="360" w:lineRule="auto"/>
        <w:jc w:val="center"/>
        <w:rPr>
          <w:rFonts w:ascii="Arial" w:hAnsi="Arial" w:cs="Arial"/>
          <w:sz w:val="28"/>
          <w:szCs w:val="28"/>
        </w:rPr>
      </w:pPr>
    </w:p>
    <w:p w14:paraId="02859FD4" w14:textId="0457F799" w:rsidR="00615734" w:rsidRPr="00E255DA" w:rsidDel="00E255DA" w:rsidRDefault="00E255DA">
      <w:pPr>
        <w:spacing w:before="240" w:line="360" w:lineRule="auto"/>
        <w:jc w:val="center"/>
        <w:rPr>
          <w:del w:id="0" w:author="Dimasique" w:date="2020-06-24T15:31:00Z"/>
          <w:rFonts w:ascii="Arial" w:hAnsi="Arial" w:cs="Arial"/>
          <w:sz w:val="28"/>
          <w:szCs w:val="28"/>
          <w:rPrChange w:id="1" w:author="Dimasique" w:date="2020-06-24T15:29:00Z">
            <w:rPr>
              <w:del w:id="2" w:author="Dimasique" w:date="2020-06-24T15:31:00Z"/>
              <w:rFonts w:ascii="Arial" w:hAnsi="Arial" w:cs="Arial"/>
              <w:sz w:val="32"/>
            </w:rPr>
          </w:rPrChange>
        </w:rPr>
      </w:pPr>
      <w:commentRangeStart w:id="3"/>
      <w:r w:rsidRPr="00E255DA">
        <w:rPr>
          <w:rFonts w:ascii="Arial" w:hAnsi="Arial" w:cs="Arial"/>
          <w:sz w:val="28"/>
          <w:szCs w:val="28"/>
        </w:rPr>
        <w:lastRenderedPageBreak/>
        <w:t xml:space="preserve">Техническое </w:t>
      </w:r>
      <w:ins w:id="4" w:author="Dimasique" w:date="2020-06-24T15:29:00Z">
        <w:r>
          <w:rPr>
            <w:rFonts w:ascii="Arial" w:hAnsi="Arial" w:cs="Arial"/>
            <w:sz w:val="28"/>
            <w:szCs w:val="28"/>
          </w:rPr>
          <w:t>з</w:t>
        </w:r>
      </w:ins>
      <w:del w:id="5" w:author="Dimasique" w:date="2020-06-24T15:29:00Z">
        <w:r w:rsidRPr="00E255DA" w:rsidDel="00E255DA">
          <w:rPr>
            <w:rFonts w:ascii="Arial" w:hAnsi="Arial" w:cs="Arial"/>
            <w:sz w:val="28"/>
            <w:szCs w:val="28"/>
          </w:rPr>
          <w:delText>З</w:delText>
        </w:r>
      </w:del>
      <w:r w:rsidRPr="00E255DA">
        <w:rPr>
          <w:rFonts w:ascii="Arial" w:hAnsi="Arial" w:cs="Arial"/>
          <w:sz w:val="28"/>
          <w:szCs w:val="28"/>
        </w:rPr>
        <w:t>адание</w:t>
      </w:r>
      <w:commentRangeEnd w:id="3"/>
      <w:r w:rsidR="00F210A0" w:rsidRPr="00E255DA">
        <w:rPr>
          <w:rStyle w:val="af"/>
          <w:rFonts w:ascii="Arial" w:hAnsi="Arial" w:cs="Arial"/>
          <w:sz w:val="28"/>
          <w:szCs w:val="28"/>
          <w:rPrChange w:id="6" w:author="Dimasique" w:date="2020-06-24T15:29:00Z">
            <w:rPr>
              <w:rStyle w:val="af"/>
            </w:rPr>
          </w:rPrChange>
        </w:rPr>
        <w:commentReference w:id="3"/>
      </w:r>
    </w:p>
    <w:p w14:paraId="06622CD2" w14:textId="7F5E18DA" w:rsidR="00E255DA" w:rsidRDefault="00615734">
      <w:pPr>
        <w:spacing w:before="240" w:line="360" w:lineRule="auto"/>
        <w:jc w:val="center"/>
        <w:rPr>
          <w:rFonts w:ascii="Arial" w:hAnsi="Arial" w:cs="Arial"/>
          <w:sz w:val="32"/>
        </w:rPr>
        <w:pPrChange w:id="7" w:author="Dimasique" w:date="2020-06-24T15:31:00Z">
          <w:pPr/>
        </w:pPrChange>
      </w:pPr>
      <w:del w:id="8" w:author="Dimasique" w:date="2020-06-24T15:31:00Z">
        <w:r w:rsidDel="00E255DA">
          <w:rPr>
            <w:rFonts w:ascii="Arial" w:hAnsi="Arial" w:cs="Arial"/>
            <w:sz w:val="32"/>
          </w:rPr>
          <w:br w:type="page"/>
        </w:r>
      </w:del>
    </w:p>
    <w:p w14:paraId="78B21E66" w14:textId="77777777" w:rsidR="006E321C" w:rsidRPr="006447F6" w:rsidRDefault="006E321C">
      <w:pPr>
        <w:pStyle w:val="11"/>
        <w:numPr>
          <w:ilvl w:val="0"/>
          <w:numId w:val="34"/>
        </w:numPr>
        <w:spacing w:line="360" w:lineRule="auto"/>
        <w:ind w:left="0" w:firstLine="0"/>
        <w:pPrChange w:id="9" w:author="Dimasique" w:date="2020-06-24T15:31:00Z">
          <w:pPr>
            <w:pStyle w:val="11"/>
            <w:numPr>
              <w:numId w:val="34"/>
            </w:numPr>
            <w:ind w:left="0" w:firstLine="709"/>
          </w:pPr>
        </w:pPrChange>
      </w:pPr>
      <w:bookmarkStart w:id="10" w:name="_Toc441405867"/>
      <w:bookmarkStart w:id="11" w:name="_Toc441405980"/>
      <w:bookmarkStart w:id="12" w:name="_Toc477428778"/>
      <w:bookmarkStart w:id="13" w:name="_Toc43769170"/>
      <w:r w:rsidRPr="006447F6">
        <w:t>Назначение разработки</w:t>
      </w:r>
      <w:bookmarkEnd w:id="10"/>
      <w:bookmarkEnd w:id="11"/>
      <w:bookmarkEnd w:id="12"/>
      <w:bookmarkEnd w:id="13"/>
    </w:p>
    <w:p w14:paraId="64452BCF" w14:textId="77777777" w:rsidR="006E321C" w:rsidRDefault="006E321C" w:rsidP="006E321C">
      <w:pPr>
        <w:pStyle w:val="afff0"/>
        <w:spacing w:before="240" w:after="240"/>
        <w:ind w:firstLine="709"/>
      </w:pPr>
      <w:bookmarkStart w:id="14" w:name="_Toc321248637"/>
      <w:bookmarkStart w:id="15" w:name="_Toc321261130"/>
      <w:bookmarkStart w:id="16" w:name="_Toc321322578"/>
      <w:bookmarkStart w:id="17" w:name="_Toc352431023"/>
      <w:bookmarkStart w:id="18" w:name="_Toc352441284"/>
      <w:bookmarkStart w:id="19" w:name="_Toc352442345"/>
      <w:bookmarkStart w:id="20" w:name="_Toc352442617"/>
      <w:bookmarkStart w:id="21" w:name="_Toc352442742"/>
      <w:bookmarkStart w:id="22" w:name="_Toc352586121"/>
      <w:bookmarkStart w:id="23" w:name="_Toc352586280"/>
      <w:bookmarkStart w:id="24" w:name="_Toc352586381"/>
      <w:r>
        <w:t>Задачей является разработка информационного интернет-ресурса, который будет обеспечивать пользователей возможностями изучения информации по ближайшим и идущим футбольным матчам.</w:t>
      </w:r>
    </w:p>
    <w:p w14:paraId="4CAE8EAC" w14:textId="77777777" w:rsidR="006E321C" w:rsidRDefault="006E321C" w:rsidP="006E321C">
      <w:pPr>
        <w:pStyle w:val="afff0"/>
        <w:spacing w:before="240" w:after="240"/>
        <w:ind w:firstLine="709"/>
      </w:pPr>
      <w:r>
        <w:t xml:space="preserve">Назначение ресурса – обеспечение пользователей информацией, которая может помочь пользователю принять решение о ставке. </w:t>
      </w:r>
    </w:p>
    <w:p w14:paraId="5FA43A98" w14:textId="77777777" w:rsidR="006E321C" w:rsidRDefault="006E321C" w:rsidP="006E321C">
      <w:pPr>
        <w:pStyle w:val="afff0"/>
        <w:spacing w:before="240" w:after="240"/>
        <w:ind w:firstLine="709"/>
      </w:pPr>
      <w:r w:rsidRPr="00093EF4">
        <w:t xml:space="preserve">Целевая аудитория – футбольные фанаты и люди, любящие принимать участия в онлайновых азартных играх. </w:t>
      </w:r>
    </w:p>
    <w:p w14:paraId="3A68B874" w14:textId="77777777" w:rsidR="006E321C" w:rsidRDefault="006E321C" w:rsidP="006E321C">
      <w:pPr>
        <w:pStyle w:val="afff0"/>
        <w:spacing w:before="240" w:after="240"/>
        <w:ind w:firstLine="709"/>
      </w:pPr>
      <w:r>
        <w:t>Среднестатистический пользователь может столкнуться с рядом проблем:</w:t>
      </w:r>
    </w:p>
    <w:p w14:paraId="5E790ECF" w14:textId="77777777" w:rsidR="006E321C" w:rsidRDefault="006E321C" w:rsidP="007D7365">
      <w:pPr>
        <w:pStyle w:val="afff0"/>
        <w:numPr>
          <w:ilvl w:val="0"/>
          <w:numId w:val="33"/>
        </w:numPr>
        <w:spacing w:before="240" w:after="240"/>
        <w:ind w:left="0" w:firstLine="709"/>
      </w:pPr>
      <w:r>
        <w:t>сокрытие важной информации от игроков самой площадкой;</w:t>
      </w:r>
    </w:p>
    <w:p w14:paraId="6539FEC7" w14:textId="77777777" w:rsidR="006E321C" w:rsidRDefault="006E321C" w:rsidP="007D7365">
      <w:pPr>
        <w:pStyle w:val="afff0"/>
        <w:numPr>
          <w:ilvl w:val="0"/>
          <w:numId w:val="33"/>
        </w:numPr>
        <w:spacing w:before="240" w:after="240"/>
        <w:ind w:left="0" w:firstLine="709"/>
      </w:pPr>
      <w:r>
        <w:t>разброс коэффициентов выигрыша у разных площадок;</w:t>
      </w:r>
    </w:p>
    <w:p w14:paraId="7CF0017D" w14:textId="77777777" w:rsidR="006E321C" w:rsidRDefault="006E321C" w:rsidP="007D7365">
      <w:pPr>
        <w:pStyle w:val="afff0"/>
        <w:numPr>
          <w:ilvl w:val="0"/>
          <w:numId w:val="33"/>
        </w:numPr>
        <w:spacing w:before="240" w:after="240"/>
        <w:ind w:left="0" w:firstLine="709"/>
      </w:pPr>
      <w:r>
        <w:t>иногда сама площадка может быть откровенным обманом пользователей с целью кражи их денежных средств;</w:t>
      </w:r>
    </w:p>
    <w:p w14:paraId="1E761984" w14:textId="77777777" w:rsidR="006E321C" w:rsidRDefault="006E321C" w:rsidP="007D7365">
      <w:pPr>
        <w:pStyle w:val="afff0"/>
        <w:numPr>
          <w:ilvl w:val="0"/>
          <w:numId w:val="33"/>
        </w:numPr>
        <w:spacing w:before="240" w:after="240"/>
        <w:ind w:left="0" w:firstLine="709"/>
      </w:pPr>
      <w:r>
        <w:t>пользователь может не знать о незаконности или отсутствия лицензии у некоторых букмекеров;</w:t>
      </w:r>
    </w:p>
    <w:p w14:paraId="33BD8F3B" w14:textId="77777777" w:rsidR="006E321C" w:rsidRDefault="006E321C" w:rsidP="007D7365">
      <w:pPr>
        <w:pStyle w:val="afff0"/>
        <w:numPr>
          <w:ilvl w:val="0"/>
          <w:numId w:val="33"/>
        </w:numPr>
        <w:spacing w:before="240" w:after="240"/>
        <w:ind w:left="0" w:firstLine="709"/>
      </w:pPr>
      <w:r>
        <w:t>некоторым пользователям необходима услуга различных «групп с предсказаниями» и «специалистов», которые, по его мнению, смогут заработать на ставках, взяв лишь некоторый процент.</w:t>
      </w:r>
    </w:p>
    <w:p w14:paraId="0A2C9FB5" w14:textId="77777777" w:rsidR="006E321C" w:rsidRDefault="006E321C" w:rsidP="006E321C">
      <w:pPr>
        <w:pStyle w:val="afff0"/>
        <w:spacing w:before="240" w:after="240"/>
        <w:ind w:firstLine="709"/>
      </w:pPr>
      <w:r>
        <w:t>Разрабатываемый веб-ресурс поможет пользователю в решении этих проблем.</w:t>
      </w:r>
    </w:p>
    <w:p w14:paraId="6CF78AFD" w14:textId="77777777" w:rsidR="006E321C" w:rsidRDefault="006E321C" w:rsidP="006E321C">
      <w:pPr>
        <w:pStyle w:val="afff0"/>
        <w:spacing w:before="240" w:after="240"/>
      </w:pPr>
    </w:p>
    <w:p w14:paraId="6F9BFA80" w14:textId="77777777" w:rsidR="006E321C" w:rsidRDefault="006E321C" w:rsidP="006E321C">
      <w:pPr>
        <w:spacing w:after="160" w:line="259" w:lineRule="auto"/>
        <w:rPr>
          <w:rFonts w:eastAsiaTheme="minorHAnsi"/>
        </w:rPr>
      </w:pPr>
      <w:r>
        <w:br w:type="page"/>
      </w:r>
    </w:p>
    <w:p w14:paraId="4DE60499" w14:textId="77777777" w:rsidR="006E321C" w:rsidRPr="002E1F41" w:rsidRDefault="006E321C" w:rsidP="00F42591">
      <w:pPr>
        <w:pStyle w:val="11"/>
        <w:numPr>
          <w:ilvl w:val="0"/>
          <w:numId w:val="34"/>
        </w:numPr>
        <w:ind w:left="0" w:firstLine="0"/>
      </w:pPr>
      <w:bookmarkStart w:id="25" w:name="_Toc441405868"/>
      <w:bookmarkStart w:id="26" w:name="_Toc441405981"/>
      <w:bookmarkStart w:id="27" w:name="_Toc477428779"/>
      <w:bookmarkStart w:id="28" w:name="_Toc43769171"/>
      <w:r w:rsidRPr="004D4C7C">
        <w:lastRenderedPageBreak/>
        <w:t>Цель и задачи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0C4B446A" w14:textId="77777777" w:rsidR="006E321C" w:rsidRDefault="006E321C" w:rsidP="006E321C">
      <w:pPr>
        <w:pStyle w:val="afff0"/>
        <w:ind w:firstLine="709"/>
      </w:pPr>
      <w:r>
        <w:t xml:space="preserve">Целью проекта является разработка </w:t>
      </w:r>
      <w:bookmarkStart w:id="29" w:name="_Toc320996764"/>
      <w:r>
        <w:t xml:space="preserve">интернет-ресурса, который будет обеспечивать пользователей </w:t>
      </w:r>
      <w:r w:rsidRPr="004C4F5F">
        <w:t>информацией, которая может помочь пользо</w:t>
      </w:r>
      <w:r>
        <w:t>вателю принять решение о ставке, а именно ее сумма, коэффициент выигрыша, на какую команду или число ставить и какой площадкой для этого воспользоваться</w:t>
      </w:r>
      <w:r w:rsidRPr="004C4F5F">
        <w:t>.</w:t>
      </w:r>
    </w:p>
    <w:p w14:paraId="3E8C6063" w14:textId="77777777" w:rsidR="006E321C" w:rsidRDefault="006E321C" w:rsidP="006E321C">
      <w:pPr>
        <w:pStyle w:val="afff0"/>
        <w:ind w:firstLine="709"/>
      </w:pPr>
      <w:r w:rsidRPr="00F43D35">
        <w:t>Для достижения поставленной цели нео</w:t>
      </w:r>
      <w:r>
        <w:t xml:space="preserve">бходимо выполнить следующие </w:t>
      </w:r>
      <w:r w:rsidRPr="00F43D35">
        <w:t>задач</w:t>
      </w:r>
      <w:r>
        <w:t>и</w:t>
      </w:r>
      <w:r w:rsidRPr="00F43D35">
        <w:t>:</w:t>
      </w:r>
    </w:p>
    <w:p w14:paraId="2A5A938D" w14:textId="77777777" w:rsidR="006E321C" w:rsidRPr="004D4C7C" w:rsidRDefault="006E321C" w:rsidP="007D7365">
      <w:pPr>
        <w:pStyle w:val="afff0"/>
        <w:numPr>
          <w:ilvl w:val="0"/>
          <w:numId w:val="26"/>
        </w:numPr>
        <w:tabs>
          <w:tab w:val="left" w:pos="993"/>
        </w:tabs>
        <w:ind w:left="567" w:firstLine="567"/>
        <w:contextualSpacing w:val="0"/>
      </w:pPr>
      <w:r w:rsidRPr="004D4C7C">
        <w:t>проанализировать требования к программному продукту (ПП);</w:t>
      </w:r>
    </w:p>
    <w:p w14:paraId="6FDB5D0A" w14:textId="77777777" w:rsidR="006E321C" w:rsidRPr="004D4C7C" w:rsidRDefault="006E321C" w:rsidP="007D7365">
      <w:pPr>
        <w:pStyle w:val="afff0"/>
        <w:numPr>
          <w:ilvl w:val="0"/>
          <w:numId w:val="26"/>
        </w:numPr>
        <w:tabs>
          <w:tab w:val="left" w:pos="993"/>
        </w:tabs>
        <w:ind w:left="567" w:firstLine="567"/>
        <w:contextualSpacing w:val="0"/>
      </w:pPr>
      <w:r w:rsidRPr="004D4C7C">
        <w:t>спроектировать и разработать СУБД, применимую в соответствующей предметной области;</w:t>
      </w:r>
    </w:p>
    <w:p w14:paraId="4D8D3A26" w14:textId="77777777" w:rsidR="006E321C" w:rsidRPr="004D4C7C" w:rsidRDefault="006E321C" w:rsidP="007D7365">
      <w:pPr>
        <w:pStyle w:val="afff0"/>
        <w:numPr>
          <w:ilvl w:val="0"/>
          <w:numId w:val="26"/>
        </w:numPr>
        <w:tabs>
          <w:tab w:val="left" w:pos="993"/>
        </w:tabs>
        <w:ind w:left="567" w:firstLine="567"/>
        <w:contextualSpacing w:val="0"/>
      </w:pPr>
      <w:r w:rsidRPr="004D4C7C">
        <w:t>реализовать пользовательский интерфейс;</w:t>
      </w:r>
    </w:p>
    <w:p w14:paraId="3DFCA4D6" w14:textId="77777777" w:rsidR="006E321C" w:rsidRPr="004D4C7C" w:rsidRDefault="006E321C" w:rsidP="007D7365">
      <w:pPr>
        <w:pStyle w:val="afff0"/>
        <w:numPr>
          <w:ilvl w:val="0"/>
          <w:numId w:val="26"/>
        </w:numPr>
        <w:tabs>
          <w:tab w:val="left" w:pos="993"/>
        </w:tabs>
        <w:ind w:left="567" w:firstLine="567"/>
        <w:contextualSpacing w:val="0"/>
      </w:pPr>
      <w:r w:rsidRPr="004D4C7C">
        <w:t xml:space="preserve">провести отладку и тестирование </w:t>
      </w:r>
      <w:r>
        <w:t>системы</w:t>
      </w:r>
      <w:r w:rsidRPr="004D4C7C">
        <w:t>.</w:t>
      </w:r>
    </w:p>
    <w:p w14:paraId="204C8833" w14:textId="77777777" w:rsidR="006E321C" w:rsidRDefault="006E321C" w:rsidP="006E321C">
      <w:pPr>
        <w:spacing w:after="160" w:line="259" w:lineRule="auto"/>
        <w:rPr>
          <w:rFonts w:eastAsiaTheme="minorHAnsi"/>
        </w:rPr>
      </w:pPr>
      <w:r>
        <w:br w:type="page"/>
      </w:r>
    </w:p>
    <w:p w14:paraId="3311D9EE" w14:textId="77777777" w:rsidR="006E321C" w:rsidRPr="006E321C" w:rsidRDefault="006E321C" w:rsidP="00F42591">
      <w:pPr>
        <w:pStyle w:val="11"/>
        <w:numPr>
          <w:ilvl w:val="0"/>
          <w:numId w:val="34"/>
        </w:numPr>
        <w:ind w:left="0" w:firstLine="0"/>
      </w:pPr>
      <w:bookmarkStart w:id="30" w:name="_Toc321248638"/>
      <w:bookmarkStart w:id="31" w:name="_Toc321261131"/>
      <w:bookmarkStart w:id="32" w:name="_Toc321322579"/>
      <w:bookmarkStart w:id="33" w:name="_Toc352431024"/>
      <w:bookmarkStart w:id="34" w:name="_Toc352441285"/>
      <w:bookmarkStart w:id="35" w:name="_Toc352442346"/>
      <w:bookmarkStart w:id="36" w:name="_Toc352442618"/>
      <w:bookmarkStart w:id="37" w:name="_Toc352442743"/>
      <w:bookmarkStart w:id="38" w:name="_Toc352586122"/>
      <w:bookmarkStart w:id="39" w:name="_Toc352586281"/>
      <w:bookmarkStart w:id="40" w:name="_Toc352586382"/>
      <w:bookmarkStart w:id="41" w:name="_Toc441405869"/>
      <w:bookmarkStart w:id="42" w:name="_Toc441405982"/>
      <w:bookmarkStart w:id="43" w:name="_Toc477428780"/>
      <w:bookmarkStart w:id="44" w:name="_Toc43769172"/>
      <w:r w:rsidRPr="007A2A83">
        <w:lastRenderedPageBreak/>
        <w:t>Требования к разработке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EE24B4A" w14:textId="77777777" w:rsidR="006E321C" w:rsidRPr="00247448" w:rsidRDefault="006E321C" w:rsidP="001A5B49">
      <w:pPr>
        <w:pStyle w:val="21"/>
        <w:ind w:left="567" w:firstLine="567"/>
      </w:pPr>
      <w:bookmarkStart w:id="45" w:name="_Toc477428781"/>
      <w:bookmarkStart w:id="46" w:name="_Toc43769173"/>
      <w:r w:rsidRPr="00247448">
        <w:t>Требования к функциональным характеристикам</w:t>
      </w:r>
      <w:bookmarkEnd w:id="45"/>
      <w:bookmarkEnd w:id="46"/>
    </w:p>
    <w:p w14:paraId="5A6F28D4" w14:textId="77777777" w:rsidR="006E321C" w:rsidRDefault="006E321C" w:rsidP="006E321C">
      <w:pPr>
        <w:pStyle w:val="afff0"/>
        <w:ind w:firstLine="709"/>
      </w:pPr>
      <w:bookmarkStart w:id="47" w:name="_Toc320996766"/>
      <w:bookmarkStart w:id="48" w:name="_Toc321248640"/>
      <w:bookmarkStart w:id="49" w:name="_Toc321261133"/>
      <w:bookmarkStart w:id="50" w:name="_Toc321322581"/>
      <w:r>
        <w:t xml:space="preserve">Общий </w:t>
      </w:r>
      <w:r w:rsidRPr="002B0AB4">
        <w:rPr>
          <w:rStyle w:val="affe"/>
        </w:rPr>
        <w:t>функционал должен обеспечивать следующие возможности в режиме доступа о</w:t>
      </w:r>
      <w:r>
        <w:t>нлайн:</w:t>
      </w:r>
    </w:p>
    <w:p w14:paraId="757E29C6" w14:textId="77777777" w:rsidR="006E321C" w:rsidRPr="0060355F" w:rsidRDefault="006E321C" w:rsidP="007D7365">
      <w:pPr>
        <w:pStyle w:val="a0"/>
        <w:numPr>
          <w:ilvl w:val="0"/>
          <w:numId w:val="32"/>
        </w:numPr>
        <w:ind w:left="567" w:firstLine="567"/>
        <w:rPr>
          <w:color w:val="auto"/>
        </w:rPr>
      </w:pPr>
      <w:r w:rsidRPr="0060355F">
        <w:rPr>
          <w:color w:val="auto"/>
        </w:rPr>
        <w:t xml:space="preserve">регистрация на ресурсе с указанием личных данных в профиле; </w:t>
      </w:r>
    </w:p>
    <w:p w14:paraId="04158C31" w14:textId="77777777" w:rsidR="006E321C" w:rsidRPr="0060355F" w:rsidRDefault="006E321C" w:rsidP="007D7365">
      <w:pPr>
        <w:pStyle w:val="a0"/>
        <w:numPr>
          <w:ilvl w:val="0"/>
          <w:numId w:val="32"/>
        </w:numPr>
        <w:ind w:left="567" w:firstLine="567"/>
        <w:rPr>
          <w:color w:val="auto"/>
        </w:rPr>
      </w:pPr>
      <w:r w:rsidRPr="0060355F">
        <w:rPr>
          <w:color w:val="auto"/>
        </w:rPr>
        <w:t>авторизация на ресурсе по учетным данным;</w:t>
      </w:r>
    </w:p>
    <w:p w14:paraId="49AFDFA2" w14:textId="77777777" w:rsidR="006E321C" w:rsidRPr="004C4F5F" w:rsidRDefault="006E321C" w:rsidP="007D7365">
      <w:pPr>
        <w:pStyle w:val="afff0"/>
        <w:numPr>
          <w:ilvl w:val="0"/>
          <w:numId w:val="32"/>
        </w:numPr>
        <w:ind w:left="567" w:firstLine="567"/>
        <w:rPr>
          <w:szCs w:val="28"/>
          <w:lang w:val="x-none" w:eastAsia="x-none"/>
        </w:rPr>
      </w:pPr>
      <w:r>
        <w:rPr>
          <w:szCs w:val="28"/>
          <w:lang w:eastAsia="x-none"/>
        </w:rPr>
        <w:t>вывод информации о проходящих играх (забитые мячи, угловые, процент ведения мячом, опасные удары, команды, коэффициенты ставок, тайм, время, лучшее поле для ставки и вероятность выигрыша)</w:t>
      </w:r>
      <w:r w:rsidRPr="004C4F5F">
        <w:rPr>
          <w:szCs w:val="28"/>
          <w:lang w:eastAsia="x-none"/>
        </w:rPr>
        <w:t>;</w:t>
      </w:r>
    </w:p>
    <w:p w14:paraId="7B232DA7" w14:textId="77777777" w:rsidR="006E321C" w:rsidRPr="004C4F5F" w:rsidRDefault="006E321C" w:rsidP="007D7365">
      <w:pPr>
        <w:pStyle w:val="afff0"/>
        <w:numPr>
          <w:ilvl w:val="0"/>
          <w:numId w:val="32"/>
        </w:numPr>
        <w:ind w:left="567" w:firstLine="567"/>
        <w:rPr>
          <w:szCs w:val="28"/>
          <w:lang w:val="x-none" w:eastAsia="x-none"/>
        </w:rPr>
      </w:pPr>
      <w:r>
        <w:rPr>
          <w:szCs w:val="28"/>
          <w:lang w:eastAsia="x-none"/>
        </w:rPr>
        <w:t xml:space="preserve">вывод информации о предстоящих играх (участники, </w:t>
      </w:r>
      <w:proofErr w:type="spellStart"/>
      <w:r>
        <w:rPr>
          <w:szCs w:val="28"/>
          <w:lang w:eastAsia="x-none"/>
        </w:rPr>
        <w:t>предигровые</w:t>
      </w:r>
      <w:proofErr w:type="spellEnd"/>
      <w:r>
        <w:rPr>
          <w:szCs w:val="28"/>
          <w:lang w:eastAsia="x-none"/>
        </w:rPr>
        <w:t xml:space="preserve"> коэффициенты, дата и время проведения)</w:t>
      </w:r>
      <w:r w:rsidRPr="004C4F5F">
        <w:rPr>
          <w:szCs w:val="28"/>
          <w:lang w:eastAsia="x-none"/>
        </w:rPr>
        <w:t>;</w:t>
      </w:r>
    </w:p>
    <w:p w14:paraId="0F9B5DC7" w14:textId="77777777" w:rsidR="006E321C" w:rsidRPr="004C4F5F" w:rsidRDefault="006E321C" w:rsidP="007D7365">
      <w:pPr>
        <w:pStyle w:val="afff0"/>
        <w:numPr>
          <w:ilvl w:val="0"/>
          <w:numId w:val="32"/>
        </w:numPr>
        <w:ind w:left="567" w:firstLine="567"/>
        <w:rPr>
          <w:szCs w:val="28"/>
          <w:lang w:val="x-none" w:eastAsia="x-none"/>
        </w:rPr>
      </w:pPr>
      <w:r>
        <w:rPr>
          <w:szCs w:val="28"/>
          <w:lang w:eastAsia="x-none"/>
        </w:rPr>
        <w:t>предоставление информации о турнирах (команды, встречи, дата и время встреч)</w:t>
      </w:r>
      <w:r w:rsidRPr="00560D36">
        <w:rPr>
          <w:szCs w:val="28"/>
          <w:lang w:eastAsia="x-none"/>
        </w:rPr>
        <w:t>.</w:t>
      </w:r>
    </w:p>
    <w:p w14:paraId="56694361" w14:textId="77777777" w:rsidR="006E321C" w:rsidRDefault="006E321C" w:rsidP="006E321C">
      <w:pPr>
        <w:pStyle w:val="affd"/>
      </w:pPr>
      <w:r>
        <w:t xml:space="preserve">В системе должны быть предусмотрены две категории пользователей: </w:t>
      </w:r>
    </w:p>
    <w:p w14:paraId="1F4AC0E6" w14:textId="77777777" w:rsidR="006E321C" w:rsidRPr="008C3069" w:rsidRDefault="006E321C" w:rsidP="006E321C">
      <w:pPr>
        <w:pStyle w:val="a0"/>
        <w:ind w:left="567"/>
      </w:pPr>
      <w:r w:rsidRPr="008C3069">
        <w:t>авторизованный пользователь;</w:t>
      </w:r>
    </w:p>
    <w:p w14:paraId="11D6F72C" w14:textId="77777777" w:rsidR="006E321C" w:rsidRPr="008C3069" w:rsidRDefault="006E321C" w:rsidP="006E321C">
      <w:pPr>
        <w:pStyle w:val="a0"/>
        <w:ind w:left="567"/>
      </w:pPr>
      <w:r w:rsidRPr="008C3069">
        <w:t xml:space="preserve">неавторизованный пользователь. </w:t>
      </w:r>
    </w:p>
    <w:p w14:paraId="7ED50EA0" w14:textId="77777777" w:rsidR="006E321C" w:rsidRPr="000A3A1D" w:rsidRDefault="006E321C" w:rsidP="006E321C">
      <w:pPr>
        <w:pStyle w:val="affd"/>
      </w:pPr>
      <w:r w:rsidRPr="00CB1E51">
        <w:t xml:space="preserve">Для неавторизованных пользователей </w:t>
      </w:r>
      <w:r>
        <w:t>необходимо реализовать</w:t>
      </w:r>
      <w:r w:rsidRPr="00CB1E51">
        <w:t xml:space="preserve"> следующие функции:</w:t>
      </w:r>
    </w:p>
    <w:p w14:paraId="4E9F0071" w14:textId="77777777" w:rsidR="006E321C" w:rsidRPr="008C3069" w:rsidRDefault="006E321C" w:rsidP="006E321C">
      <w:pPr>
        <w:pStyle w:val="a5"/>
        <w:tabs>
          <w:tab w:val="left" w:pos="851"/>
        </w:tabs>
        <w:ind w:left="567" w:firstLine="567"/>
      </w:pPr>
      <w:r w:rsidRPr="008C3069">
        <w:t xml:space="preserve">регистрация пользователей на веб-ресурсе. При регистрации следующие параметры должны быть обязательными к заполнению: </w:t>
      </w:r>
      <w:r>
        <w:t>логин</w:t>
      </w:r>
      <w:r w:rsidRPr="008C3069">
        <w:t xml:space="preserve"> для доступа к ресурсу, имя пользователя, фамилия пользователя, пароль для доступа к ресурсу</w:t>
      </w:r>
      <w:r w:rsidRPr="00093EF4">
        <w:t>;</w:t>
      </w:r>
    </w:p>
    <w:p w14:paraId="44E0D3AE" w14:textId="77777777" w:rsidR="006E321C" w:rsidRPr="008C3069" w:rsidRDefault="006E321C" w:rsidP="006E321C">
      <w:pPr>
        <w:pStyle w:val="a5"/>
        <w:ind w:left="567" w:firstLine="567"/>
      </w:pPr>
      <w:r w:rsidRPr="008C3069">
        <w:t xml:space="preserve">авторизация на ресурсе. Для авторизации пользователь должен указать </w:t>
      </w:r>
      <w:r w:rsidRPr="004C4F5F">
        <w:t xml:space="preserve">логин </w:t>
      </w:r>
      <w:r w:rsidRPr="008C3069">
        <w:t>и пароль, которые используются при регистрации на ресурсе.</w:t>
      </w:r>
    </w:p>
    <w:p w14:paraId="002591E2" w14:textId="77777777" w:rsidR="006E321C" w:rsidRPr="001C34C1" w:rsidRDefault="006E321C" w:rsidP="006E321C">
      <w:pPr>
        <w:pStyle w:val="affd"/>
      </w:pPr>
      <w:r w:rsidRPr="00CB1E51">
        <w:t xml:space="preserve">Для авторизованных пользователей </w:t>
      </w:r>
      <w:r>
        <w:t xml:space="preserve">должны быть доступны следующие </w:t>
      </w:r>
      <w:r w:rsidRPr="00CB1E51">
        <w:t>функции:</w:t>
      </w:r>
    </w:p>
    <w:p w14:paraId="3C5A2C25" w14:textId="77777777" w:rsidR="006E321C" w:rsidRPr="000D5CAB" w:rsidRDefault="006E321C" w:rsidP="006E321C">
      <w:pPr>
        <w:pStyle w:val="a5"/>
        <w:ind w:left="567" w:firstLine="567"/>
      </w:pPr>
      <w:bookmarkStart w:id="51" w:name="_Toc352431026"/>
      <w:bookmarkStart w:id="52" w:name="_Toc352441287"/>
      <w:bookmarkStart w:id="53" w:name="_Toc352442348"/>
      <w:bookmarkStart w:id="54" w:name="_Toc352442620"/>
      <w:bookmarkStart w:id="55" w:name="_Toc352442745"/>
      <w:bookmarkStart w:id="56" w:name="_Toc352586124"/>
      <w:bookmarkStart w:id="57" w:name="_Toc352586283"/>
      <w:bookmarkStart w:id="58" w:name="_Toc352586384"/>
      <w:bookmarkStart w:id="59" w:name="_Toc441405871"/>
      <w:bookmarkStart w:id="60" w:name="_Toc441405984"/>
      <w:bookmarkStart w:id="61" w:name="_Toc477428782"/>
      <w:r w:rsidRPr="000D5CAB">
        <w:t>авторизация по учетным данным;</w:t>
      </w:r>
    </w:p>
    <w:p w14:paraId="6A5C6540" w14:textId="77777777" w:rsidR="006E321C" w:rsidRPr="00771103" w:rsidRDefault="006E321C" w:rsidP="006E321C">
      <w:pPr>
        <w:pStyle w:val="a5"/>
        <w:ind w:left="567" w:firstLine="567"/>
      </w:pPr>
      <w:r>
        <w:lastRenderedPageBreak/>
        <w:t>предоставление информации о всех текущих играх</w:t>
      </w:r>
      <w:r w:rsidRPr="00771103">
        <w:t>;</w:t>
      </w:r>
    </w:p>
    <w:p w14:paraId="75A5405B" w14:textId="77777777" w:rsidR="006E321C" w:rsidRDefault="006E321C" w:rsidP="006E321C">
      <w:pPr>
        <w:pStyle w:val="a5"/>
        <w:ind w:left="567" w:firstLine="567"/>
      </w:pPr>
      <w:r>
        <w:t>выход из аккаунта.</w:t>
      </w:r>
    </w:p>
    <w:p w14:paraId="5FA2E9C7" w14:textId="77777777" w:rsidR="006E321C" w:rsidRPr="00905153" w:rsidRDefault="006E321C" w:rsidP="001A5B49">
      <w:pPr>
        <w:pStyle w:val="21"/>
        <w:ind w:left="567" w:firstLine="567"/>
      </w:pPr>
      <w:bookmarkStart w:id="62" w:name="_Toc43769174"/>
      <w:r w:rsidRPr="00905153">
        <w:t>Описание входных и выходных данных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07EF67EA" w14:textId="77777777" w:rsidR="006E321C" w:rsidRDefault="006E321C" w:rsidP="006E321C">
      <w:pPr>
        <w:pStyle w:val="affd"/>
      </w:pPr>
      <w:r>
        <w:t>На основе функциональных требований были определены входные и выходные данные, которые представлены в таблице А1.</w:t>
      </w:r>
      <w:r w:rsidRPr="00C37F4D">
        <w:t>1.</w:t>
      </w:r>
    </w:p>
    <w:p w14:paraId="06722FB6" w14:textId="77777777" w:rsidR="006E321C" w:rsidRPr="00D85BF2" w:rsidRDefault="006E321C" w:rsidP="006E321C">
      <w:pPr>
        <w:pStyle w:val="affd"/>
        <w:rPr>
          <w:i/>
        </w:rPr>
      </w:pPr>
      <w:r w:rsidRPr="002B0AB4">
        <w:t>Таблица</w:t>
      </w:r>
      <w:r w:rsidRPr="00D85BF2">
        <w:t xml:space="preserve"> </w:t>
      </w:r>
      <w:r>
        <w:t>А.</w:t>
      </w:r>
      <w:r w:rsidRPr="00D85BF2">
        <w:t>1</w:t>
      </w:r>
      <w:r>
        <w:t xml:space="preserve"> - </w:t>
      </w:r>
      <w:r w:rsidRPr="00D85BF2">
        <w:t>Входные и выходные данные модулей АИС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2"/>
        <w:gridCol w:w="3911"/>
        <w:gridCol w:w="2946"/>
      </w:tblGrid>
      <w:tr w:rsidR="006E321C" w:rsidRPr="00D0689D" w14:paraId="360A7D0A" w14:textId="77777777" w:rsidTr="0091468C">
        <w:trPr>
          <w:trHeight w:val="519"/>
          <w:jc w:val="center"/>
        </w:trPr>
        <w:tc>
          <w:tcPr>
            <w:tcW w:w="1329" w:type="pct"/>
            <w:tcBorders>
              <w:bottom w:val="single" w:sz="4" w:space="0" w:color="auto"/>
            </w:tcBorders>
            <w:vAlign w:val="center"/>
          </w:tcPr>
          <w:p w14:paraId="659D1954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90232">
              <w:rPr>
                <w:sz w:val="24"/>
                <w:szCs w:val="24"/>
              </w:rPr>
              <w:t>Функция</w:t>
            </w:r>
          </w:p>
        </w:tc>
        <w:tc>
          <w:tcPr>
            <w:tcW w:w="2094" w:type="pct"/>
            <w:tcBorders>
              <w:bottom w:val="single" w:sz="4" w:space="0" w:color="auto"/>
            </w:tcBorders>
            <w:vAlign w:val="center"/>
          </w:tcPr>
          <w:p w14:paraId="56E19EE7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90232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1577" w:type="pct"/>
            <w:tcBorders>
              <w:bottom w:val="single" w:sz="4" w:space="0" w:color="auto"/>
            </w:tcBorders>
            <w:vAlign w:val="center"/>
          </w:tcPr>
          <w:p w14:paraId="2899F9A2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90232">
              <w:rPr>
                <w:sz w:val="24"/>
                <w:szCs w:val="24"/>
              </w:rPr>
              <w:t>Выходные данные</w:t>
            </w:r>
          </w:p>
        </w:tc>
      </w:tr>
      <w:tr w:rsidR="006E321C" w:rsidRPr="00D0689D" w:rsidDel="00C87CBB" w14:paraId="231DF2CE" w14:textId="228845EA" w:rsidTr="0091468C">
        <w:trPr>
          <w:trHeight w:val="427"/>
          <w:jc w:val="center"/>
          <w:del w:id="63" w:author="Admin" w:date="2020-06-24T09:31:00Z"/>
        </w:trPr>
        <w:tc>
          <w:tcPr>
            <w:tcW w:w="1329" w:type="pct"/>
            <w:tcBorders>
              <w:bottom w:val="single" w:sz="4" w:space="0" w:color="auto"/>
            </w:tcBorders>
            <w:vAlign w:val="center"/>
          </w:tcPr>
          <w:p w14:paraId="4B6BC385" w14:textId="55D48BA0" w:rsidR="006E321C" w:rsidRPr="00890232" w:rsidDel="00C87CBB" w:rsidRDefault="006E321C" w:rsidP="0091468C">
            <w:pPr>
              <w:pStyle w:val="affd"/>
              <w:spacing w:line="240" w:lineRule="auto"/>
              <w:ind w:firstLine="0"/>
              <w:jc w:val="center"/>
              <w:rPr>
                <w:del w:id="64" w:author="Admin" w:date="2020-06-24T09:31:00Z"/>
                <w:sz w:val="24"/>
                <w:szCs w:val="24"/>
              </w:rPr>
            </w:pPr>
            <w:del w:id="65" w:author="Admin" w:date="2020-06-24T09:31:00Z">
              <w:r w:rsidRPr="00890232" w:rsidDel="00C87CBB">
                <w:rPr>
                  <w:sz w:val="24"/>
                  <w:szCs w:val="24"/>
                </w:rPr>
                <w:delText>1</w:delText>
              </w:r>
            </w:del>
          </w:p>
        </w:tc>
        <w:tc>
          <w:tcPr>
            <w:tcW w:w="2094" w:type="pct"/>
            <w:tcBorders>
              <w:bottom w:val="single" w:sz="4" w:space="0" w:color="auto"/>
            </w:tcBorders>
            <w:vAlign w:val="center"/>
          </w:tcPr>
          <w:p w14:paraId="0038ABD3" w14:textId="55FD6A31" w:rsidR="006E321C" w:rsidRPr="00890232" w:rsidDel="00C87CBB" w:rsidRDefault="006E321C" w:rsidP="0091468C">
            <w:pPr>
              <w:pStyle w:val="affd"/>
              <w:spacing w:line="240" w:lineRule="auto"/>
              <w:ind w:firstLine="0"/>
              <w:jc w:val="center"/>
              <w:rPr>
                <w:del w:id="66" w:author="Admin" w:date="2020-06-24T09:31:00Z"/>
                <w:sz w:val="24"/>
                <w:szCs w:val="24"/>
              </w:rPr>
            </w:pPr>
            <w:del w:id="67" w:author="Admin" w:date="2020-06-24T09:31:00Z">
              <w:r w:rsidRPr="00890232" w:rsidDel="00C87CBB">
                <w:rPr>
                  <w:sz w:val="24"/>
                  <w:szCs w:val="24"/>
                </w:rPr>
                <w:delText>2</w:delText>
              </w:r>
            </w:del>
          </w:p>
        </w:tc>
        <w:tc>
          <w:tcPr>
            <w:tcW w:w="1577" w:type="pct"/>
            <w:tcBorders>
              <w:bottom w:val="single" w:sz="4" w:space="0" w:color="auto"/>
            </w:tcBorders>
            <w:vAlign w:val="center"/>
          </w:tcPr>
          <w:p w14:paraId="19245D5A" w14:textId="75DFB74F" w:rsidR="006E321C" w:rsidRPr="00890232" w:rsidDel="00C87CBB" w:rsidRDefault="006E321C" w:rsidP="0091468C">
            <w:pPr>
              <w:pStyle w:val="affd"/>
              <w:spacing w:line="240" w:lineRule="auto"/>
              <w:ind w:firstLine="0"/>
              <w:jc w:val="center"/>
              <w:rPr>
                <w:del w:id="68" w:author="Admin" w:date="2020-06-24T09:31:00Z"/>
                <w:sz w:val="24"/>
                <w:szCs w:val="24"/>
              </w:rPr>
            </w:pPr>
            <w:del w:id="69" w:author="Admin" w:date="2020-06-24T09:31:00Z">
              <w:r w:rsidRPr="00890232" w:rsidDel="00C87CBB">
                <w:rPr>
                  <w:sz w:val="24"/>
                  <w:szCs w:val="24"/>
                </w:rPr>
                <w:delText>3</w:delText>
              </w:r>
            </w:del>
          </w:p>
        </w:tc>
      </w:tr>
      <w:tr w:rsidR="006E321C" w:rsidRPr="00D0689D" w14:paraId="77209A9B" w14:textId="77777777" w:rsidTr="0091468C">
        <w:trPr>
          <w:trHeight w:val="330"/>
          <w:jc w:val="center"/>
        </w:trPr>
        <w:tc>
          <w:tcPr>
            <w:tcW w:w="1329" w:type="pct"/>
            <w:tcBorders>
              <w:bottom w:val="single" w:sz="4" w:space="0" w:color="auto"/>
            </w:tcBorders>
          </w:tcPr>
          <w:p w14:paraId="4EF89804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90232">
              <w:rPr>
                <w:sz w:val="24"/>
                <w:szCs w:val="24"/>
              </w:rPr>
              <w:t>Регистрация на ресурсе</w:t>
            </w:r>
          </w:p>
        </w:tc>
        <w:tc>
          <w:tcPr>
            <w:tcW w:w="2094" w:type="pct"/>
            <w:tcBorders>
              <w:bottom w:val="single" w:sz="4" w:space="0" w:color="auto"/>
            </w:tcBorders>
          </w:tcPr>
          <w:p w14:paraId="31ECB2F0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</w:t>
            </w:r>
            <w:r w:rsidRPr="00890232">
              <w:rPr>
                <w:sz w:val="24"/>
                <w:szCs w:val="24"/>
              </w:rPr>
              <w:t>, пароль, имя</w:t>
            </w:r>
          </w:p>
        </w:tc>
        <w:tc>
          <w:tcPr>
            <w:tcW w:w="1577" w:type="pct"/>
            <w:tcBorders>
              <w:bottom w:val="single" w:sz="4" w:space="0" w:color="auto"/>
            </w:tcBorders>
          </w:tcPr>
          <w:p w14:paraId="609960BA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90232">
              <w:rPr>
                <w:sz w:val="24"/>
                <w:szCs w:val="24"/>
              </w:rPr>
              <w:t>Идентификатор пользователя, измененная БД</w:t>
            </w:r>
          </w:p>
        </w:tc>
      </w:tr>
      <w:tr w:rsidR="006E321C" w:rsidRPr="00D0689D" w14:paraId="128DE620" w14:textId="77777777" w:rsidTr="0091468C">
        <w:trPr>
          <w:trHeight w:val="330"/>
          <w:jc w:val="center"/>
        </w:trPr>
        <w:tc>
          <w:tcPr>
            <w:tcW w:w="1329" w:type="pct"/>
          </w:tcPr>
          <w:p w14:paraId="38D820BF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90232">
              <w:rPr>
                <w:sz w:val="24"/>
                <w:szCs w:val="24"/>
              </w:rPr>
              <w:t xml:space="preserve">Авторизация на </w:t>
            </w:r>
          </w:p>
          <w:p w14:paraId="566D23B7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90232">
              <w:rPr>
                <w:sz w:val="24"/>
                <w:szCs w:val="24"/>
              </w:rPr>
              <w:t>ресурсе</w:t>
            </w:r>
          </w:p>
        </w:tc>
        <w:tc>
          <w:tcPr>
            <w:tcW w:w="2094" w:type="pct"/>
          </w:tcPr>
          <w:p w14:paraId="340005A3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4F5F">
              <w:rPr>
                <w:sz w:val="24"/>
                <w:szCs w:val="24"/>
              </w:rPr>
              <w:t>Логин</w:t>
            </w:r>
            <w:r w:rsidRPr="00890232">
              <w:rPr>
                <w:sz w:val="24"/>
                <w:szCs w:val="24"/>
              </w:rPr>
              <w:t>, пароль</w:t>
            </w:r>
          </w:p>
        </w:tc>
        <w:tc>
          <w:tcPr>
            <w:tcW w:w="1577" w:type="pct"/>
          </w:tcPr>
          <w:p w14:paraId="7FE5161A" w14:textId="77777777" w:rsidR="006E321C" w:rsidRPr="004C4F5F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Файлы </w:t>
            </w:r>
            <w:r>
              <w:rPr>
                <w:sz w:val="24"/>
                <w:szCs w:val="24"/>
                <w:lang w:val="en-US"/>
              </w:rPr>
              <w:t>cookie</w:t>
            </w:r>
            <w:r>
              <w:rPr>
                <w:sz w:val="24"/>
                <w:szCs w:val="24"/>
              </w:rPr>
              <w:t>, содержащие данные пользователя</w:t>
            </w:r>
          </w:p>
        </w:tc>
      </w:tr>
      <w:tr w:rsidR="006E321C" w:rsidRPr="00D0689D" w14:paraId="0F3EB67A" w14:textId="77777777" w:rsidTr="0091468C">
        <w:trPr>
          <w:trHeight w:val="330"/>
          <w:jc w:val="center"/>
        </w:trPr>
        <w:tc>
          <w:tcPr>
            <w:tcW w:w="1329" w:type="pct"/>
          </w:tcPr>
          <w:p w14:paraId="68C204B5" w14:textId="77777777" w:rsidR="006E321C" w:rsidRPr="00890232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информации о проходящих матчах</w:t>
            </w:r>
          </w:p>
        </w:tc>
        <w:tc>
          <w:tcPr>
            <w:tcW w:w="2094" w:type="pct"/>
            <w:shd w:val="clear" w:color="auto" w:fill="auto"/>
          </w:tcPr>
          <w:p w14:paraId="763B7E99" w14:textId="77777777" w:rsidR="006E321C" w:rsidRPr="001D0180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  <w:highlight w:val="red"/>
              </w:rPr>
            </w:pPr>
            <w:r w:rsidRPr="00560D36">
              <w:rPr>
                <w:color w:val="000000" w:themeColor="text1"/>
                <w:sz w:val="24"/>
                <w:szCs w:val="24"/>
              </w:rPr>
              <w:t xml:space="preserve">Ключ авторизации пользователя, нажатие на соответствующий </w:t>
            </w:r>
            <w:r>
              <w:rPr>
                <w:color w:val="000000" w:themeColor="text1"/>
                <w:sz w:val="24"/>
                <w:szCs w:val="24"/>
              </w:rPr>
              <w:t>раздел</w:t>
            </w:r>
          </w:p>
        </w:tc>
        <w:tc>
          <w:tcPr>
            <w:tcW w:w="1577" w:type="pct"/>
          </w:tcPr>
          <w:p w14:paraId="6374B488" w14:textId="77777777" w:rsidR="006E321C" w:rsidRPr="00662F1B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30A5">
              <w:rPr>
                <w:sz w:val="24"/>
                <w:szCs w:val="24"/>
              </w:rPr>
              <w:t>Забитые мячи, угловые, процент ведения мячом, опасные удары, команды, коэффициенты ставок, тайм, время</w:t>
            </w:r>
            <w:r>
              <w:rPr>
                <w:sz w:val="24"/>
                <w:szCs w:val="24"/>
              </w:rPr>
              <w:t>,</w:t>
            </w:r>
            <w:r>
              <w:t xml:space="preserve"> </w:t>
            </w:r>
            <w:r w:rsidRPr="00E33CE9">
              <w:rPr>
                <w:sz w:val="24"/>
                <w:szCs w:val="24"/>
              </w:rPr>
              <w:t>лучшее поле для ставки и вероятность выигрыша</w:t>
            </w:r>
          </w:p>
        </w:tc>
      </w:tr>
      <w:tr w:rsidR="006E321C" w:rsidRPr="00D0689D" w14:paraId="3AAE5664" w14:textId="77777777" w:rsidTr="0091468C">
        <w:trPr>
          <w:trHeight w:val="330"/>
          <w:jc w:val="center"/>
        </w:trPr>
        <w:tc>
          <w:tcPr>
            <w:tcW w:w="1329" w:type="pct"/>
          </w:tcPr>
          <w:p w14:paraId="73EB1D77" w14:textId="77777777" w:rsidR="006E321C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информации о предстоящих матчах</w:t>
            </w:r>
          </w:p>
        </w:tc>
        <w:tc>
          <w:tcPr>
            <w:tcW w:w="2094" w:type="pct"/>
          </w:tcPr>
          <w:p w14:paraId="1DD65272" w14:textId="77777777" w:rsidR="006E321C" w:rsidRPr="00560D36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60D36">
              <w:rPr>
                <w:color w:val="000000" w:themeColor="text1"/>
                <w:sz w:val="24"/>
                <w:szCs w:val="24"/>
              </w:rPr>
              <w:t xml:space="preserve">Ключ авторизации пользователя, нажатие на соответствующий </w:t>
            </w:r>
            <w:r>
              <w:rPr>
                <w:color w:val="000000" w:themeColor="text1"/>
                <w:sz w:val="24"/>
                <w:szCs w:val="24"/>
              </w:rPr>
              <w:t>раздел</w:t>
            </w:r>
          </w:p>
        </w:tc>
        <w:tc>
          <w:tcPr>
            <w:tcW w:w="1577" w:type="pct"/>
          </w:tcPr>
          <w:p w14:paraId="4225AEC3" w14:textId="77777777" w:rsidR="006E321C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30A5">
              <w:rPr>
                <w:sz w:val="24"/>
                <w:szCs w:val="24"/>
              </w:rPr>
              <w:t xml:space="preserve">Участники, </w:t>
            </w:r>
            <w:proofErr w:type="spellStart"/>
            <w:r w:rsidRPr="007530A5">
              <w:rPr>
                <w:sz w:val="24"/>
                <w:szCs w:val="24"/>
              </w:rPr>
              <w:t>предигровые</w:t>
            </w:r>
            <w:proofErr w:type="spellEnd"/>
            <w:r w:rsidRPr="007530A5">
              <w:rPr>
                <w:sz w:val="24"/>
                <w:szCs w:val="24"/>
              </w:rPr>
              <w:t xml:space="preserve"> коэффициенты, дата и время проведения</w:t>
            </w:r>
          </w:p>
        </w:tc>
      </w:tr>
      <w:tr w:rsidR="006E321C" w:rsidRPr="00D0689D" w14:paraId="21959B48" w14:textId="77777777" w:rsidTr="0091468C">
        <w:trPr>
          <w:trHeight w:val="330"/>
          <w:jc w:val="center"/>
        </w:trPr>
        <w:tc>
          <w:tcPr>
            <w:tcW w:w="1329" w:type="pct"/>
          </w:tcPr>
          <w:p w14:paraId="4D351537" w14:textId="77777777" w:rsidR="006E321C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информации о предстоящих и идущих турнирах</w:t>
            </w:r>
          </w:p>
        </w:tc>
        <w:tc>
          <w:tcPr>
            <w:tcW w:w="2094" w:type="pct"/>
          </w:tcPr>
          <w:p w14:paraId="087BC57C" w14:textId="77777777" w:rsidR="006E321C" w:rsidRPr="00560D36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60D36">
              <w:rPr>
                <w:color w:val="000000" w:themeColor="text1"/>
                <w:sz w:val="24"/>
                <w:szCs w:val="24"/>
              </w:rPr>
              <w:t xml:space="preserve">Ключ авторизации пользователя, нажатие на соответствующий </w:t>
            </w:r>
            <w:r>
              <w:rPr>
                <w:color w:val="000000" w:themeColor="text1"/>
                <w:sz w:val="24"/>
                <w:szCs w:val="24"/>
              </w:rPr>
              <w:t>раздел</w:t>
            </w:r>
          </w:p>
        </w:tc>
        <w:tc>
          <w:tcPr>
            <w:tcW w:w="1577" w:type="pct"/>
          </w:tcPr>
          <w:p w14:paraId="0F53EC1C" w14:textId="77777777" w:rsidR="006E321C" w:rsidRDefault="006E321C" w:rsidP="0091468C">
            <w:pPr>
              <w:pStyle w:val="affd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Названия турниров, количество игр, участники</w:t>
            </w:r>
          </w:p>
        </w:tc>
      </w:tr>
    </w:tbl>
    <w:p w14:paraId="0372D9F9" w14:textId="3A310F3B" w:rsidR="006E321C" w:rsidRPr="004E6D27" w:rsidRDefault="006E321C" w:rsidP="001A5B49">
      <w:pPr>
        <w:pStyle w:val="21"/>
        <w:ind w:left="567" w:firstLine="567"/>
      </w:pPr>
      <w:bookmarkStart w:id="70" w:name="_Toc477428783"/>
      <w:r w:rsidRPr="004E6D27">
        <w:t xml:space="preserve"> </w:t>
      </w:r>
      <w:bookmarkStart w:id="71" w:name="_Toc43769175"/>
      <w:r w:rsidRPr="001A5B49">
        <w:t>Модель разработки</w:t>
      </w:r>
      <w:bookmarkEnd w:id="70"/>
      <w:bookmarkEnd w:id="71"/>
    </w:p>
    <w:p w14:paraId="6820DD80" w14:textId="77777777" w:rsidR="006E321C" w:rsidRDefault="006E321C" w:rsidP="006E321C">
      <w:pPr>
        <w:pStyle w:val="a3"/>
        <w:ind w:left="567" w:firstLine="567"/>
      </w:pPr>
      <w:bookmarkStart w:id="72" w:name="_Toc383369378"/>
      <w:bookmarkStart w:id="73" w:name="_Toc383392617"/>
      <w:bookmarkStart w:id="74" w:name="_Toc383392704"/>
      <w:r>
        <w:t>Функциональная модель</w:t>
      </w:r>
      <w:bookmarkEnd w:id="72"/>
      <w:bookmarkEnd w:id="73"/>
      <w:bookmarkEnd w:id="74"/>
    </w:p>
    <w:p w14:paraId="4FDE729B" w14:textId="3C3DBA56" w:rsidR="006E321C" w:rsidRDefault="006E321C" w:rsidP="006E321C">
      <w:pPr>
        <w:pStyle w:val="affd"/>
      </w:pPr>
      <w:r w:rsidRPr="00A062F1">
        <w:t xml:space="preserve">При построении функциональной модели программы клиента использовалась IDEF0-методология </w:t>
      </w:r>
      <w:r>
        <w:t xml:space="preserve">и представлена в приложении </w:t>
      </w:r>
      <w:r w:rsidR="007F03D8">
        <w:t>А</w:t>
      </w:r>
      <w:r>
        <w:t>.1</w:t>
      </w:r>
    </w:p>
    <w:p w14:paraId="23DF8EDC" w14:textId="77777777" w:rsidR="006E321C" w:rsidRPr="007C6AB2" w:rsidRDefault="006E321C" w:rsidP="006E321C">
      <w:pPr>
        <w:pStyle w:val="affd"/>
      </w:pPr>
      <w:r>
        <w:t xml:space="preserve">Разрабатываемые модули ИС должны удовлетворять </w:t>
      </w:r>
      <w:r w:rsidRPr="007C6AB2">
        <w:t>диаграмме вариантов использования</w:t>
      </w:r>
      <w:r>
        <w:t>, представленной в приложении А.2.2</w:t>
      </w:r>
    </w:p>
    <w:p w14:paraId="52784CA3" w14:textId="77777777" w:rsidR="006E321C" w:rsidRPr="000E59C1" w:rsidRDefault="006E321C" w:rsidP="006E321C">
      <w:pPr>
        <w:pStyle w:val="afff0"/>
        <w:ind w:left="567"/>
        <w:rPr>
          <w:szCs w:val="28"/>
        </w:rPr>
      </w:pPr>
      <w:r w:rsidRPr="000E59C1">
        <w:rPr>
          <w:szCs w:val="28"/>
        </w:rPr>
        <w:t xml:space="preserve">В диаграмме </w:t>
      </w:r>
      <w:r>
        <w:rPr>
          <w:szCs w:val="28"/>
        </w:rPr>
        <w:t>выделены следующие ак</w:t>
      </w:r>
      <w:r w:rsidRPr="000E59C1">
        <w:rPr>
          <w:szCs w:val="28"/>
        </w:rPr>
        <w:t>тёры:</w:t>
      </w:r>
    </w:p>
    <w:p w14:paraId="6C20E453" w14:textId="77777777" w:rsidR="006E321C" w:rsidRPr="00FD7584" w:rsidRDefault="006E321C" w:rsidP="007D7365">
      <w:pPr>
        <w:pStyle w:val="afe"/>
        <w:numPr>
          <w:ilvl w:val="0"/>
          <w:numId w:val="28"/>
        </w:numPr>
        <w:tabs>
          <w:tab w:val="left" w:pos="851"/>
        </w:tabs>
        <w:spacing w:after="0"/>
        <w:ind w:left="567" w:firstLine="567"/>
      </w:pPr>
      <w:r w:rsidRPr="00FD7584">
        <w:t>неавторизованный пользователь;</w:t>
      </w:r>
    </w:p>
    <w:p w14:paraId="44E43F8F" w14:textId="77777777" w:rsidR="006E321C" w:rsidRPr="007B07FC" w:rsidRDefault="006E321C" w:rsidP="007D7365">
      <w:pPr>
        <w:pStyle w:val="afe"/>
        <w:numPr>
          <w:ilvl w:val="0"/>
          <w:numId w:val="28"/>
        </w:numPr>
        <w:tabs>
          <w:tab w:val="left" w:pos="851"/>
        </w:tabs>
        <w:spacing w:after="0"/>
        <w:ind w:left="567" w:firstLine="567"/>
      </w:pPr>
      <w:r w:rsidRPr="00FD7584">
        <w:t>авторизованный пользователь</w:t>
      </w:r>
      <w:r>
        <w:rPr>
          <w:lang w:val="en-US"/>
        </w:rPr>
        <w:t>.</w:t>
      </w:r>
    </w:p>
    <w:p w14:paraId="28D2CE31" w14:textId="77777777" w:rsidR="006E321C" w:rsidRPr="00D9660F" w:rsidRDefault="006E321C" w:rsidP="0091468C">
      <w:pPr>
        <w:pStyle w:val="a3"/>
        <w:ind w:left="567" w:firstLine="567"/>
      </w:pPr>
      <w:r w:rsidRPr="00D9660F">
        <w:lastRenderedPageBreak/>
        <w:t>Модель данных</w:t>
      </w:r>
    </w:p>
    <w:p w14:paraId="3A3D064B" w14:textId="37571E2B" w:rsidR="006E321C" w:rsidRDefault="006E321C" w:rsidP="006E321C">
      <w:pPr>
        <w:pStyle w:val="affd"/>
      </w:pPr>
      <w:r w:rsidRPr="005E7CC2">
        <w:rPr>
          <w:rStyle w:val="affe"/>
        </w:rPr>
        <w:t>Модель</w:t>
      </w:r>
      <w:r w:rsidRPr="00231967">
        <w:t xml:space="preserve"> данных </w:t>
      </w:r>
      <w:r>
        <w:t>должна удовлетворять</w:t>
      </w:r>
      <w:r w:rsidRPr="00231967">
        <w:t xml:space="preserve"> модели, представленной в виде </w:t>
      </w:r>
      <w:r>
        <w:t xml:space="preserve">таблиц </w:t>
      </w:r>
      <w:r w:rsidRPr="00231967">
        <w:t xml:space="preserve">на рисунке </w:t>
      </w:r>
      <w:r w:rsidR="007F03D8">
        <w:t>А</w:t>
      </w:r>
      <w:r>
        <w:t>.3</w:t>
      </w:r>
      <w:r w:rsidRPr="00231967">
        <w:t>.</w:t>
      </w:r>
      <w:r>
        <w:t xml:space="preserve"> </w:t>
      </w:r>
    </w:p>
    <w:p w14:paraId="52273294" w14:textId="77777777" w:rsidR="006E321C" w:rsidRPr="003C1E24" w:rsidRDefault="006E321C">
      <w:pPr>
        <w:pStyle w:val="21"/>
        <w:ind w:left="567" w:firstLine="567"/>
        <w:jc w:val="both"/>
        <w:pPrChange w:id="75" w:author="Admin" w:date="2020-06-24T09:32:00Z">
          <w:pPr>
            <w:pStyle w:val="21"/>
            <w:ind w:left="567" w:firstLine="567"/>
          </w:pPr>
        </w:pPrChange>
      </w:pPr>
      <w:bookmarkStart w:id="76" w:name="_Toc352431029"/>
      <w:bookmarkStart w:id="77" w:name="_Toc352441290"/>
      <w:bookmarkStart w:id="78" w:name="_Toc352442351"/>
      <w:bookmarkStart w:id="79" w:name="_Toc352442623"/>
      <w:bookmarkStart w:id="80" w:name="_Toc352442748"/>
      <w:bookmarkStart w:id="81" w:name="_Toc352586127"/>
      <w:bookmarkStart w:id="82" w:name="_Toc352586286"/>
      <w:bookmarkStart w:id="83" w:name="_Toc352586387"/>
      <w:bookmarkStart w:id="84" w:name="_Toc441405873"/>
      <w:bookmarkStart w:id="85" w:name="_Toc441405986"/>
      <w:bookmarkStart w:id="86" w:name="_Toc477428784"/>
      <w:bookmarkStart w:id="87" w:name="_Toc43769176"/>
      <w:r w:rsidRPr="003C1E24">
        <w:t>Эргономические и технико-эстетические требования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44CC2E9C" w14:textId="77777777" w:rsidR="006E321C" w:rsidRDefault="006E321C" w:rsidP="006E321C">
      <w:pPr>
        <w:pStyle w:val="affd"/>
      </w:pPr>
      <w:r>
        <w:t xml:space="preserve">Структура веб-ресурса состоит из следующих страниц и разделов: </w:t>
      </w:r>
    </w:p>
    <w:p w14:paraId="6824DE27" w14:textId="77777777" w:rsidR="006E321C" w:rsidRPr="003C1E24" w:rsidRDefault="006E321C" w:rsidP="006E321C">
      <w:pPr>
        <w:pStyle w:val="a0"/>
        <w:tabs>
          <w:tab w:val="clear" w:pos="851"/>
          <w:tab w:val="left" w:pos="567"/>
        </w:tabs>
        <w:ind w:left="567"/>
        <w:rPr>
          <w:color w:val="auto"/>
        </w:rPr>
      </w:pPr>
      <w:r w:rsidRPr="003C1E24">
        <w:t xml:space="preserve">главная страница, на которой отображаются </w:t>
      </w:r>
      <w:r w:rsidRPr="003C1E24">
        <w:rPr>
          <w:lang w:val="ru-RU"/>
        </w:rPr>
        <w:t xml:space="preserve">ссылки на </w:t>
      </w:r>
      <w:r>
        <w:t>различные проходящие матчи</w:t>
      </w:r>
      <w:r>
        <w:rPr>
          <w:lang w:val="ru-RU"/>
        </w:rPr>
        <w:t xml:space="preserve"> и информация по ставкам в виде коэффициентов, описанных выше</w:t>
      </w:r>
      <w:r w:rsidRPr="00454019">
        <w:rPr>
          <w:lang w:val="ru-RU"/>
        </w:rPr>
        <w:t>;</w:t>
      </w:r>
    </w:p>
    <w:p w14:paraId="696B62F2" w14:textId="77777777" w:rsidR="006E321C" w:rsidRPr="003C1E24" w:rsidRDefault="006E321C" w:rsidP="006E321C">
      <w:pPr>
        <w:pStyle w:val="a0"/>
        <w:tabs>
          <w:tab w:val="clear" w:pos="851"/>
          <w:tab w:val="left" w:pos="567"/>
        </w:tabs>
        <w:ind w:left="567"/>
      </w:pPr>
      <w:r w:rsidRPr="003C1E24">
        <w:rPr>
          <w:lang w:val="ru-RU"/>
        </w:rPr>
        <w:t xml:space="preserve">страница регистрации, которая содержит обязательные для заполнения поля ввода: имя пользователя, </w:t>
      </w:r>
      <w:r>
        <w:rPr>
          <w:lang w:val="ru-RU"/>
        </w:rPr>
        <w:t>логин</w:t>
      </w:r>
      <w:r w:rsidRPr="003C1E24">
        <w:rPr>
          <w:lang w:val="ru-RU"/>
        </w:rPr>
        <w:t>, пароль</w:t>
      </w:r>
      <w:r>
        <w:rPr>
          <w:lang w:val="ru-RU"/>
        </w:rPr>
        <w:t xml:space="preserve">. </w:t>
      </w:r>
      <w:r w:rsidRPr="003C1E24">
        <w:rPr>
          <w:lang w:val="ru-RU"/>
        </w:rPr>
        <w:t>На странице регистрации должно быть реализовано поле «Подтверждение пароля». После регистрации пользователь должен авторизоваться на веб-ресурсе</w:t>
      </w:r>
      <w:r w:rsidRPr="008A61D3">
        <w:rPr>
          <w:lang w:val="ru-RU"/>
        </w:rPr>
        <w:t>;</w:t>
      </w:r>
    </w:p>
    <w:p w14:paraId="57BFC384" w14:textId="77777777" w:rsidR="006E321C" w:rsidRPr="00093EF4" w:rsidRDefault="006E321C" w:rsidP="006E321C">
      <w:pPr>
        <w:pStyle w:val="a0"/>
        <w:tabs>
          <w:tab w:val="clear" w:pos="851"/>
          <w:tab w:val="left" w:pos="567"/>
        </w:tabs>
        <w:ind w:left="567"/>
      </w:pPr>
      <w:r w:rsidRPr="003C1E24">
        <w:rPr>
          <w:lang w:val="ru-RU"/>
        </w:rPr>
        <w:t xml:space="preserve">страница авторизации, отображающая обязательные для заполнения поля ввода: </w:t>
      </w:r>
      <w:r>
        <w:rPr>
          <w:lang w:val="ru-RU"/>
        </w:rPr>
        <w:t>логин</w:t>
      </w:r>
      <w:r w:rsidRPr="003C1E24">
        <w:rPr>
          <w:lang w:val="ru-RU"/>
        </w:rPr>
        <w:t xml:space="preserve"> и пароль зарегистрированного пользователя</w:t>
      </w:r>
      <w:r>
        <w:rPr>
          <w:lang w:val="ru-RU"/>
        </w:rPr>
        <w:t xml:space="preserve">. </w:t>
      </w:r>
      <w:r w:rsidRPr="003C1E24">
        <w:rPr>
          <w:lang w:val="ru-RU"/>
        </w:rPr>
        <w:t>После авторизации пользователь должен быть перенаправлен на главную страницу ресурса.</w:t>
      </w:r>
    </w:p>
    <w:p w14:paraId="72BC847A" w14:textId="77777777" w:rsidR="006E321C" w:rsidRPr="00C34258" w:rsidRDefault="006E321C">
      <w:pPr>
        <w:pStyle w:val="21"/>
        <w:ind w:left="567" w:firstLine="567"/>
        <w:jc w:val="both"/>
        <w:pPrChange w:id="88" w:author="Admin" w:date="2020-06-24T09:32:00Z">
          <w:pPr>
            <w:pStyle w:val="21"/>
            <w:ind w:left="567" w:firstLine="567"/>
          </w:pPr>
        </w:pPrChange>
      </w:pPr>
      <w:bookmarkStart w:id="89" w:name="_Toc477428785"/>
      <w:bookmarkStart w:id="90" w:name="_Toc43769177"/>
      <w:r w:rsidRPr="00C34258">
        <w:t>Требования к защите информации от несанкционированного доступа</w:t>
      </w:r>
      <w:bookmarkEnd w:id="89"/>
      <w:bookmarkEnd w:id="90"/>
      <w:r w:rsidRPr="00C34258">
        <w:t xml:space="preserve"> </w:t>
      </w:r>
    </w:p>
    <w:p w14:paraId="4533413E" w14:textId="77777777" w:rsidR="006E321C" w:rsidRDefault="006E321C" w:rsidP="006E321C">
      <w:pPr>
        <w:pStyle w:val="affd"/>
      </w:pPr>
      <w:r>
        <w:t>Система должна</w:t>
      </w:r>
      <w:r w:rsidRPr="00B3416E">
        <w:t xml:space="preserve"> обеспечивать разделение прав доступа между пользователями. Защита информации от несанкционированного доступа иного рода </w:t>
      </w:r>
      <w:r>
        <w:t>должна обеспечиваться с помощью запрашивания пароля и логина при авторизации пользователя на ресурсе.</w:t>
      </w:r>
    </w:p>
    <w:p w14:paraId="5A5ACA5A" w14:textId="77777777" w:rsidR="006E321C" w:rsidRDefault="006E321C" w:rsidP="006E321C">
      <w:pPr>
        <w:pStyle w:val="affd"/>
      </w:pPr>
      <w:r>
        <w:t>Пароли должны хранится в зашифрованном виде только на стороне сервера и нигде более.</w:t>
      </w:r>
    </w:p>
    <w:p w14:paraId="487042C0" w14:textId="20775070" w:rsidR="006E321C" w:rsidRDefault="006E321C" w:rsidP="003C0AC1">
      <w:pPr>
        <w:pStyle w:val="affd"/>
        <w:rPr>
          <w:ins w:id="91" w:author="Admin" w:date="2020-06-24T09:32:00Z"/>
        </w:rPr>
      </w:pPr>
      <w:r>
        <w:t xml:space="preserve">Остальные функции безопасности реализованы в </w:t>
      </w:r>
      <w:r>
        <w:rPr>
          <w:lang w:val="en-US"/>
        </w:rPr>
        <w:t>Django</w:t>
      </w:r>
      <w:r w:rsidRPr="00970D68">
        <w:t xml:space="preserve"> </w:t>
      </w:r>
      <w:r>
        <w:t>«из коробки».</w:t>
      </w:r>
    </w:p>
    <w:p w14:paraId="60EEF15B" w14:textId="77777777" w:rsidR="00C87CBB" w:rsidRPr="00970D68" w:rsidRDefault="00C87CBB" w:rsidP="003C0AC1">
      <w:pPr>
        <w:pStyle w:val="affd"/>
      </w:pPr>
    </w:p>
    <w:p w14:paraId="15BD8AE8" w14:textId="77777777" w:rsidR="006E321C" w:rsidRPr="0024295E" w:rsidRDefault="006E321C">
      <w:pPr>
        <w:pStyle w:val="21"/>
        <w:ind w:left="567" w:firstLine="567"/>
        <w:jc w:val="both"/>
        <w:pPrChange w:id="92" w:author="Admin" w:date="2020-06-24T09:32:00Z">
          <w:pPr>
            <w:pStyle w:val="21"/>
            <w:ind w:left="567" w:firstLine="567"/>
          </w:pPr>
        </w:pPrChange>
      </w:pPr>
      <w:bookmarkStart w:id="93" w:name="_Toc477428786"/>
      <w:bookmarkStart w:id="94" w:name="_Toc43769178"/>
      <w:r w:rsidRPr="0024295E">
        <w:lastRenderedPageBreak/>
        <w:t>Требования к</w:t>
      </w:r>
      <w:r w:rsidRPr="00454019">
        <w:t xml:space="preserve"> </w:t>
      </w:r>
      <w:r>
        <w:t xml:space="preserve">технологиям и </w:t>
      </w:r>
      <w:r w:rsidRPr="0024295E">
        <w:t>программным средствам разработки</w:t>
      </w:r>
      <w:bookmarkEnd w:id="93"/>
      <w:bookmarkEnd w:id="94"/>
    </w:p>
    <w:p w14:paraId="2386A0E1" w14:textId="77777777" w:rsidR="006E321C" w:rsidRDefault="006E321C" w:rsidP="006E321C">
      <w:pPr>
        <w:pStyle w:val="affd"/>
      </w:pPr>
      <w:r>
        <w:t>Разрабатываемый веб-ресурс должен основываться на архитектуре «клиент-сервер»</w:t>
      </w:r>
      <w:r w:rsidRPr="00984DF9">
        <w:t>.</w:t>
      </w:r>
      <w:r>
        <w:t xml:space="preserve"> Используются веб-технология и технология баз данных.</w:t>
      </w:r>
    </w:p>
    <w:p w14:paraId="7ED68CDC" w14:textId="77777777" w:rsidR="006E321C" w:rsidRDefault="006E321C" w:rsidP="006E321C">
      <w:pPr>
        <w:pStyle w:val="affd"/>
      </w:pPr>
      <w:r>
        <w:t xml:space="preserve">Для реализации веб-ресурса необходимо использовать язык программирования </w:t>
      </w:r>
      <w:r>
        <w:rPr>
          <w:lang w:val="en-US"/>
        </w:rPr>
        <w:t>Python</w:t>
      </w:r>
      <w:r w:rsidRPr="00970D68">
        <w:t xml:space="preserve"> </w:t>
      </w:r>
      <w:r>
        <w:t xml:space="preserve">версии 3.6+. </w:t>
      </w:r>
    </w:p>
    <w:p w14:paraId="07E6CBD0" w14:textId="77777777" w:rsidR="006E321C" w:rsidRPr="00970D68" w:rsidRDefault="006E321C" w:rsidP="006E321C">
      <w:pPr>
        <w:pStyle w:val="affd"/>
      </w:pPr>
      <w:r>
        <w:t xml:space="preserve">Используемый фреймворк – </w:t>
      </w:r>
      <w:r>
        <w:rPr>
          <w:lang w:val="en-US"/>
        </w:rPr>
        <w:t>Django</w:t>
      </w:r>
      <w:r w:rsidRPr="00970D68">
        <w:t xml:space="preserve"> 3.0.6 </w:t>
      </w:r>
      <w:r>
        <w:t xml:space="preserve">и его драйвер для работы с </w:t>
      </w:r>
      <w:r>
        <w:rPr>
          <w:lang w:val="en-US"/>
        </w:rPr>
        <w:t>NoSQL</w:t>
      </w:r>
      <w:r w:rsidRPr="00970D68">
        <w:t xml:space="preserve"> </w:t>
      </w:r>
      <w:r>
        <w:t xml:space="preserve">базой данных </w:t>
      </w:r>
      <w:proofErr w:type="spellStart"/>
      <w:r>
        <w:rPr>
          <w:lang w:val="en-US"/>
        </w:rPr>
        <w:t>Djongo</w:t>
      </w:r>
      <w:proofErr w:type="spellEnd"/>
      <w:r w:rsidRPr="00970D68">
        <w:t>.</w:t>
      </w:r>
    </w:p>
    <w:p w14:paraId="3C258FA7" w14:textId="77777777" w:rsidR="006E321C" w:rsidRPr="000C6FE0" w:rsidRDefault="006E321C" w:rsidP="006E321C">
      <w:pPr>
        <w:pStyle w:val="affd"/>
      </w:pPr>
      <w:r>
        <w:t>Клиентская часть должна быть реализована при помощи языка гипертекстовой разметки HTML5 с применением каскадных таблиц стилей CSS3.</w:t>
      </w:r>
    </w:p>
    <w:p w14:paraId="0804D024" w14:textId="77777777" w:rsidR="006E321C" w:rsidRPr="00970D68" w:rsidRDefault="006E321C" w:rsidP="006E321C">
      <w:pPr>
        <w:pStyle w:val="affd"/>
        <w:rPr>
          <w:kern w:val="1"/>
        </w:rPr>
      </w:pPr>
      <w:r w:rsidRPr="00EA2B36">
        <w:rPr>
          <w:kern w:val="1"/>
        </w:rPr>
        <w:t>Для управления базами данных должн</w:t>
      </w:r>
      <w:r>
        <w:rPr>
          <w:kern w:val="1"/>
        </w:rPr>
        <w:t xml:space="preserve">а использоваться СУБД </w:t>
      </w:r>
      <w:r>
        <w:rPr>
          <w:kern w:val="1"/>
          <w:lang w:val="en-US"/>
        </w:rPr>
        <w:t>MongoDB</w:t>
      </w:r>
      <w:r w:rsidRPr="00970D68">
        <w:rPr>
          <w:kern w:val="1"/>
        </w:rPr>
        <w:t>.</w:t>
      </w:r>
    </w:p>
    <w:p w14:paraId="3BB199B8" w14:textId="77777777" w:rsidR="006E321C" w:rsidRPr="00C06D49" w:rsidRDefault="006E321C" w:rsidP="006E321C">
      <w:pPr>
        <w:pStyle w:val="affd"/>
        <w:rPr>
          <w:kern w:val="1"/>
        </w:rPr>
      </w:pPr>
      <w:r w:rsidRPr="00662F1B">
        <w:rPr>
          <w:kern w:val="1"/>
        </w:rPr>
        <w:t>Для сбора информации для самой базы необходимо наличие ботов – парсеров, способных собирать информацию с крайне перегруженных информацией и скриптами сайтов</w:t>
      </w:r>
      <w:r>
        <w:rPr>
          <w:kern w:val="1"/>
        </w:rPr>
        <w:t>. Для этого должен использоваться</w:t>
      </w:r>
      <w:r w:rsidRPr="00662F1B">
        <w:rPr>
          <w:kern w:val="1"/>
        </w:rPr>
        <w:t xml:space="preserve"> Python версии 3.6</w:t>
      </w:r>
      <w:r>
        <w:rPr>
          <w:kern w:val="1"/>
        </w:rPr>
        <w:t xml:space="preserve"> и выше</w:t>
      </w:r>
      <w:r w:rsidRPr="00662F1B">
        <w:rPr>
          <w:kern w:val="1"/>
        </w:rPr>
        <w:t>, с использован</w:t>
      </w:r>
      <w:r>
        <w:rPr>
          <w:kern w:val="1"/>
        </w:rPr>
        <w:t xml:space="preserve">ием модулей </w:t>
      </w:r>
      <w:proofErr w:type="spellStart"/>
      <w:r>
        <w:rPr>
          <w:kern w:val="1"/>
          <w:lang w:val="en-US"/>
        </w:rPr>
        <w:t>PyMongo</w:t>
      </w:r>
      <w:proofErr w:type="spellEnd"/>
      <w:r>
        <w:rPr>
          <w:kern w:val="1"/>
        </w:rPr>
        <w:t xml:space="preserve"> и </w:t>
      </w:r>
      <w:r>
        <w:rPr>
          <w:kern w:val="1"/>
          <w:lang w:val="en-US"/>
        </w:rPr>
        <w:t>S</w:t>
      </w:r>
      <w:proofErr w:type="spellStart"/>
      <w:r>
        <w:rPr>
          <w:kern w:val="1"/>
        </w:rPr>
        <w:t>elenium</w:t>
      </w:r>
      <w:proofErr w:type="spellEnd"/>
      <w:r w:rsidRPr="00125896">
        <w:rPr>
          <w:kern w:val="1"/>
        </w:rPr>
        <w:t xml:space="preserve"> 3.141.59</w:t>
      </w:r>
      <w:r>
        <w:rPr>
          <w:kern w:val="1"/>
        </w:rPr>
        <w:t>.</w:t>
      </w:r>
    </w:p>
    <w:p w14:paraId="2762FADE" w14:textId="77777777" w:rsidR="006E321C" w:rsidRPr="00690FBE" w:rsidRDefault="006E321C">
      <w:pPr>
        <w:pStyle w:val="21"/>
        <w:ind w:left="567" w:firstLine="567"/>
        <w:jc w:val="both"/>
        <w:pPrChange w:id="95" w:author="Admin" w:date="2020-06-24T09:32:00Z">
          <w:pPr>
            <w:pStyle w:val="21"/>
            <w:ind w:left="567" w:firstLine="567"/>
          </w:pPr>
        </w:pPrChange>
      </w:pPr>
      <w:bookmarkStart w:id="96" w:name="_Toc441405876"/>
      <w:bookmarkStart w:id="97" w:name="_Toc441405989"/>
      <w:bookmarkStart w:id="98" w:name="_Toc477428787"/>
      <w:bookmarkStart w:id="99" w:name="_Toc43769179"/>
      <w:r w:rsidRPr="00690FBE">
        <w:t>Требования к составу и параметрам технических средств, применяемых при использовании системы.</w:t>
      </w:r>
      <w:bookmarkEnd w:id="96"/>
      <w:bookmarkEnd w:id="97"/>
      <w:bookmarkEnd w:id="98"/>
      <w:bookmarkEnd w:id="99"/>
    </w:p>
    <w:p w14:paraId="1B3ED404" w14:textId="77777777" w:rsidR="006E321C" w:rsidRDefault="006E321C" w:rsidP="006E321C">
      <w:pPr>
        <w:pStyle w:val="affd"/>
      </w:pPr>
      <w:r>
        <w:t>При использовании ИС пользователь должен иметь доступ к следующим техническим средствам:</w:t>
      </w:r>
    </w:p>
    <w:p w14:paraId="54586E3A" w14:textId="77777777" w:rsidR="006E321C" w:rsidRPr="00690FBE" w:rsidRDefault="006E321C" w:rsidP="006E321C">
      <w:pPr>
        <w:pStyle w:val="a0"/>
        <w:ind w:left="567"/>
      </w:pPr>
      <w:r w:rsidRPr="00690FBE">
        <w:t>любое электронное устройство с возможностью выхода в сеть Интернет;</w:t>
      </w:r>
    </w:p>
    <w:p w14:paraId="5F897991" w14:textId="77777777" w:rsidR="006E321C" w:rsidRPr="00690FBE" w:rsidRDefault="006E321C" w:rsidP="006E321C">
      <w:pPr>
        <w:pStyle w:val="a0"/>
        <w:ind w:left="567"/>
      </w:pPr>
      <w:r w:rsidRPr="00690FBE">
        <w:t xml:space="preserve">программа-браузер с поддержкой </w:t>
      </w:r>
      <w:r w:rsidRPr="00690FBE">
        <w:rPr>
          <w:lang w:val="en-US"/>
        </w:rPr>
        <w:t>HTML</w:t>
      </w:r>
      <w:r w:rsidRPr="00690FBE">
        <w:t xml:space="preserve">5, </w:t>
      </w:r>
      <w:r w:rsidRPr="00690FBE">
        <w:rPr>
          <w:lang w:val="en-US"/>
        </w:rPr>
        <w:t>CSS</w:t>
      </w:r>
      <w:r w:rsidRPr="00690FBE">
        <w:t>3;</w:t>
      </w:r>
    </w:p>
    <w:p w14:paraId="380988FE" w14:textId="77777777" w:rsidR="006E321C" w:rsidRPr="004C375A" w:rsidRDefault="006E321C" w:rsidP="006E321C">
      <w:pPr>
        <w:pStyle w:val="a0"/>
        <w:spacing w:after="160" w:line="259" w:lineRule="auto"/>
        <w:ind w:left="567"/>
        <w:jc w:val="left"/>
      </w:pPr>
      <w:r w:rsidRPr="00690FBE">
        <w:t>наличие доступа к сети Интернет.</w:t>
      </w:r>
      <w:r>
        <w:br w:type="page"/>
      </w:r>
    </w:p>
    <w:p w14:paraId="60D93F87" w14:textId="77777777" w:rsidR="006E321C" w:rsidRPr="001A5B49" w:rsidRDefault="006E321C">
      <w:pPr>
        <w:pStyle w:val="a7"/>
        <w:numPr>
          <w:ilvl w:val="0"/>
          <w:numId w:val="0"/>
        </w:numPr>
        <w:spacing w:before="240" w:after="240"/>
        <w:jc w:val="center"/>
        <w:rPr>
          <w:rFonts w:eastAsia="Times New Roman"/>
          <w:szCs w:val="24"/>
        </w:rPr>
        <w:pPrChange w:id="100" w:author="Admin" w:date="2020-06-24T09:32:00Z">
          <w:pPr>
            <w:pStyle w:val="a7"/>
            <w:numPr>
              <w:numId w:val="0"/>
            </w:numPr>
            <w:spacing w:before="240" w:after="240"/>
            <w:ind w:left="0" w:firstLine="709"/>
            <w:jc w:val="center"/>
          </w:pPr>
        </w:pPrChange>
      </w:pPr>
      <w:bookmarkStart w:id="101" w:name="_Toc383369386"/>
      <w:bookmarkStart w:id="102" w:name="_Toc383392625"/>
      <w:bookmarkStart w:id="103" w:name="_Toc383392712"/>
      <w:bookmarkStart w:id="104" w:name="_Toc477428788"/>
      <w:r>
        <w:lastRenderedPageBreak/>
        <w:t xml:space="preserve">4 </w:t>
      </w:r>
      <w:r w:rsidRPr="006E321C">
        <w:rPr>
          <w:rFonts w:eastAsia="Times New Roman"/>
          <w:szCs w:val="24"/>
        </w:rPr>
        <w:t>Методы тестирования соответствия разработки</w:t>
      </w:r>
      <w:bookmarkStart w:id="105" w:name="_Toc383369387"/>
      <w:bookmarkStart w:id="106" w:name="_Toc383392626"/>
      <w:bookmarkStart w:id="107" w:name="_Toc383392713"/>
      <w:bookmarkEnd w:id="101"/>
      <w:bookmarkEnd w:id="102"/>
      <w:bookmarkEnd w:id="103"/>
      <w:r w:rsidRPr="006E321C">
        <w:rPr>
          <w:rFonts w:eastAsia="Times New Roman"/>
          <w:szCs w:val="24"/>
        </w:rPr>
        <w:t xml:space="preserve"> предъявленным требованиям</w:t>
      </w:r>
      <w:bookmarkEnd w:id="104"/>
      <w:bookmarkEnd w:id="105"/>
      <w:bookmarkEnd w:id="106"/>
      <w:bookmarkEnd w:id="107"/>
    </w:p>
    <w:p w14:paraId="09671449" w14:textId="77777777" w:rsidR="006E321C" w:rsidRDefault="006E321C" w:rsidP="006E321C">
      <w:pPr>
        <w:pStyle w:val="affd"/>
      </w:pPr>
      <w:r w:rsidRPr="00EA2B36">
        <w:t xml:space="preserve">Тестирование </w:t>
      </w:r>
      <w:r>
        <w:t>должно</w:t>
      </w:r>
      <w:r w:rsidRPr="00EA2B36">
        <w:t xml:space="preserve"> осуществляться на моду</w:t>
      </w:r>
      <w:r>
        <w:t>льном и интеграционном уровнях.</w:t>
      </w:r>
    </w:p>
    <w:p w14:paraId="5281D9C2" w14:textId="77777777" w:rsidR="006E321C" w:rsidRPr="00EA2B36" w:rsidRDefault="006E321C" w:rsidP="006E321C">
      <w:pPr>
        <w:pStyle w:val="affd"/>
      </w:pPr>
      <w:r w:rsidRPr="00EA2B36">
        <w:t xml:space="preserve">На этапе разработки программного обеспечения должна применяться технология тестирования </w:t>
      </w:r>
      <w:r>
        <w:t>«</w:t>
      </w:r>
      <w:r w:rsidRPr="00EA2B36">
        <w:t>белого ящика</w:t>
      </w:r>
      <w:r w:rsidRPr="008B0B48">
        <w:t>»</w:t>
      </w:r>
      <w:r w:rsidRPr="00EA2B36">
        <w:t xml:space="preserve"> с использованием следующих видов тестирования: </w:t>
      </w:r>
    </w:p>
    <w:p w14:paraId="5A8BCBE1" w14:textId="77777777" w:rsidR="006E321C" w:rsidRPr="007369D1" w:rsidRDefault="006E321C" w:rsidP="007D7365">
      <w:pPr>
        <w:pStyle w:val="a8"/>
        <w:numPr>
          <w:ilvl w:val="0"/>
          <w:numId w:val="21"/>
        </w:numPr>
        <w:tabs>
          <w:tab w:val="left" w:pos="851"/>
        </w:tabs>
        <w:ind w:left="567" w:firstLine="567"/>
        <w:rPr>
          <w:kern w:val="1"/>
        </w:rPr>
      </w:pPr>
      <w:r w:rsidRPr="007369D1">
        <w:rPr>
          <w:kern w:val="1"/>
        </w:rPr>
        <w:t>переходов между состояниями;</w:t>
      </w:r>
    </w:p>
    <w:p w14:paraId="40195FDD" w14:textId="77777777" w:rsidR="006E321C" w:rsidRPr="007369D1" w:rsidRDefault="006E321C" w:rsidP="007D7365">
      <w:pPr>
        <w:pStyle w:val="a8"/>
        <w:numPr>
          <w:ilvl w:val="0"/>
          <w:numId w:val="21"/>
        </w:numPr>
        <w:tabs>
          <w:tab w:val="left" w:pos="851"/>
        </w:tabs>
        <w:ind w:left="567" w:firstLine="567"/>
        <w:rPr>
          <w:kern w:val="1"/>
        </w:rPr>
      </w:pPr>
      <w:r w:rsidRPr="007369D1">
        <w:rPr>
          <w:kern w:val="1"/>
        </w:rPr>
        <w:t>функциональной эквивалентности.</w:t>
      </w:r>
    </w:p>
    <w:p w14:paraId="30816C96" w14:textId="77777777" w:rsidR="00615734" w:rsidRDefault="00615734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702F8C0F" w14:textId="77777777" w:rsidR="00615734" w:rsidRDefault="00615734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6B1D05EC" w14:textId="43CDDCB5" w:rsidR="00615734" w:rsidRDefault="00615734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4B98D8DB" w14:textId="6F233519" w:rsidR="006E321C" w:rsidRDefault="006E321C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34B8E310" w14:textId="33EBB4B4" w:rsidR="006E321C" w:rsidRDefault="006E321C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748039B3" w14:textId="76327FD6" w:rsidR="006E321C" w:rsidRDefault="006E321C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0A5F1FAB" w14:textId="7E4E9E63" w:rsidR="006E321C" w:rsidRDefault="006E321C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291F2FCE" w14:textId="2C79C4C8" w:rsidR="006E321C" w:rsidRDefault="006E321C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567F096B" w14:textId="77777777" w:rsidR="006E321C" w:rsidRDefault="006E321C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53790CEB" w14:textId="77777777" w:rsidR="00615734" w:rsidRDefault="00615734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65F179A5" w14:textId="77777777" w:rsidR="00615734" w:rsidRDefault="00615734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7BD4ACD1" w14:textId="77777777" w:rsidR="00615734" w:rsidRDefault="00615734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</w:p>
    <w:p w14:paraId="395F47BC" w14:textId="77777777" w:rsidR="00D25ABA" w:rsidRDefault="00D25ABA" w:rsidP="00B93D20">
      <w:pPr>
        <w:pStyle w:val="18"/>
      </w:pPr>
    </w:p>
    <w:p w14:paraId="6DA96B47" w14:textId="77777777" w:rsidR="00D25ABA" w:rsidRDefault="00D25ABA" w:rsidP="00B93D20">
      <w:pPr>
        <w:pStyle w:val="18"/>
      </w:pPr>
    </w:p>
    <w:p w14:paraId="77B485BE" w14:textId="77777777" w:rsidR="00D25ABA" w:rsidRDefault="00D25ABA" w:rsidP="00B93D20">
      <w:pPr>
        <w:pStyle w:val="18"/>
      </w:pPr>
    </w:p>
    <w:p w14:paraId="1ED34734" w14:textId="77777777" w:rsidR="00D25ABA" w:rsidRDefault="00D25ABA" w:rsidP="00B93D20">
      <w:pPr>
        <w:pStyle w:val="18"/>
      </w:pPr>
    </w:p>
    <w:p w14:paraId="24B98AE2" w14:textId="77777777" w:rsidR="00D25ABA" w:rsidRDefault="00D25ABA" w:rsidP="00B93D20">
      <w:pPr>
        <w:pStyle w:val="18"/>
      </w:pPr>
    </w:p>
    <w:p w14:paraId="2D4DCD7B" w14:textId="77777777" w:rsidR="00D25ABA" w:rsidRDefault="00D25ABA" w:rsidP="00B93D20">
      <w:pPr>
        <w:pStyle w:val="18"/>
      </w:pPr>
    </w:p>
    <w:p w14:paraId="0B58B480" w14:textId="77777777" w:rsidR="00D25ABA" w:rsidRDefault="00D25ABA" w:rsidP="00B93D20">
      <w:pPr>
        <w:pStyle w:val="18"/>
      </w:pPr>
    </w:p>
    <w:p w14:paraId="619CA62A" w14:textId="77777777" w:rsidR="00D25ABA" w:rsidRDefault="00D25ABA" w:rsidP="00B93D20">
      <w:pPr>
        <w:pStyle w:val="18"/>
      </w:pPr>
    </w:p>
    <w:p w14:paraId="7006359C" w14:textId="77777777" w:rsidR="00D25ABA" w:rsidRDefault="00D25ABA" w:rsidP="00B93D20">
      <w:pPr>
        <w:pStyle w:val="18"/>
      </w:pPr>
    </w:p>
    <w:p w14:paraId="7083B8B1" w14:textId="77777777" w:rsidR="00D25ABA" w:rsidRDefault="00D25ABA" w:rsidP="00B93D20">
      <w:pPr>
        <w:pStyle w:val="18"/>
      </w:pPr>
    </w:p>
    <w:p w14:paraId="28F6D420" w14:textId="165CE4AB" w:rsidR="00615734" w:rsidRPr="00A57966" w:rsidRDefault="00615734" w:rsidP="00B93D20">
      <w:pPr>
        <w:pStyle w:val="18"/>
        <w:rPr>
          <w:lang w:val="en-US"/>
        </w:rPr>
      </w:pPr>
      <w:bookmarkStart w:id="108" w:name="_Toc43769180"/>
      <w:r>
        <w:t xml:space="preserve">ПРИЛОЖЕНИЕ </w:t>
      </w:r>
      <w:bookmarkEnd w:id="108"/>
      <w:r w:rsidR="00A57966">
        <w:t>А</w:t>
      </w:r>
    </w:p>
    <w:p w14:paraId="20348F64" w14:textId="77777777" w:rsidR="00615734" w:rsidRPr="005C064B" w:rsidRDefault="00615734" w:rsidP="00615734">
      <w:pPr>
        <w:spacing w:before="240" w:line="360" w:lineRule="auto"/>
        <w:jc w:val="center"/>
        <w:rPr>
          <w:rFonts w:ascii="Arial" w:hAnsi="Arial" w:cs="Arial"/>
          <w:sz w:val="32"/>
        </w:rPr>
      </w:pPr>
      <w:r w:rsidRPr="005C064B">
        <w:rPr>
          <w:rFonts w:ascii="Arial" w:hAnsi="Arial" w:cs="Arial"/>
          <w:sz w:val="32"/>
        </w:rPr>
        <w:t>МОДЕЛИ РАЗРАБОТКИ</w:t>
      </w:r>
    </w:p>
    <w:p w14:paraId="1B6DB8E9" w14:textId="77777777" w:rsidR="00615734" w:rsidRDefault="00615734" w:rsidP="00615734">
      <w:pPr>
        <w:spacing w:line="360" w:lineRule="auto"/>
        <w:ind w:firstLine="567"/>
        <w:jc w:val="both"/>
        <w:rPr>
          <w:sz w:val="28"/>
          <w:szCs w:val="28"/>
        </w:rPr>
      </w:pPr>
      <w:r w:rsidRPr="005C064B">
        <w:rPr>
          <w:sz w:val="28"/>
          <w:szCs w:val="28"/>
        </w:rPr>
        <w:t xml:space="preserve"> </w:t>
      </w:r>
    </w:p>
    <w:p w14:paraId="5B5B845B" w14:textId="77777777" w:rsidR="00615734" w:rsidRPr="00205AFD" w:rsidRDefault="00615734" w:rsidP="00615734">
      <w:pPr>
        <w:rPr>
          <w:sz w:val="28"/>
          <w:szCs w:val="28"/>
          <w:lang w:val="en-US"/>
        </w:rPr>
        <w:sectPr w:rsidR="00615734" w:rsidRPr="00205AFD" w:rsidSect="00BD5CCD">
          <w:footerReference w:type="default" r:id="rId11"/>
          <w:footerReference w:type="first" r:id="rId12"/>
          <w:pgSz w:w="11901" w:h="16817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br w:type="page"/>
      </w:r>
    </w:p>
    <w:p w14:paraId="59500F9F" w14:textId="77777777" w:rsidR="00D25ABA" w:rsidRPr="00D25ABA" w:rsidRDefault="00D25ABA" w:rsidP="00D25ABA">
      <w:pPr>
        <w:rPr>
          <w:noProof/>
        </w:rPr>
      </w:pPr>
    </w:p>
    <w:p w14:paraId="6F741DE7" w14:textId="77777777" w:rsidR="00D25ABA" w:rsidRPr="00D25ABA" w:rsidRDefault="00D25ABA" w:rsidP="00D25ABA">
      <w:pPr>
        <w:jc w:val="center"/>
        <w:rPr>
          <w:i/>
          <w:noProof/>
        </w:rPr>
      </w:pPr>
      <w:r w:rsidRPr="00D25ABA">
        <w:rPr>
          <w:noProof/>
          <w:lang w:eastAsia="ru-RU"/>
        </w:rPr>
        <w:drawing>
          <wp:inline distT="0" distB="0" distL="0" distR="0" wp14:anchorId="194314DD" wp14:editId="6326D29C">
            <wp:extent cx="7515225" cy="5274277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119" t="13874" r="26389" b="5157"/>
                    <a:stretch/>
                  </pic:blipFill>
                  <pic:spPr bwMode="auto">
                    <a:xfrm>
                      <a:off x="0" y="0"/>
                      <a:ext cx="7564308" cy="5308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C0A46" w14:textId="73DD1575" w:rsidR="00D25ABA" w:rsidRPr="00D25ABA" w:rsidRDefault="00D25ABA" w:rsidP="00D25ABA">
      <w:pPr>
        <w:jc w:val="center"/>
        <w:rPr>
          <w:b/>
          <w:bCs/>
          <w:noProof/>
        </w:rPr>
      </w:pPr>
      <w:r w:rsidRPr="00D25ABA">
        <w:rPr>
          <w:i/>
          <w:iCs/>
          <w:noProof/>
        </w:rPr>
        <w:t xml:space="preserve">Рисунок </w:t>
      </w:r>
      <w:r w:rsidR="00A57966">
        <w:rPr>
          <w:i/>
          <w:iCs/>
          <w:noProof/>
        </w:rPr>
        <w:t>А</w:t>
      </w:r>
      <w:r w:rsidRPr="00D25ABA">
        <w:rPr>
          <w:i/>
          <w:iCs/>
          <w:noProof/>
        </w:rPr>
        <w:t>.</w:t>
      </w:r>
      <w:r w:rsidRPr="00D25ABA">
        <w:rPr>
          <w:i/>
          <w:iCs/>
          <w:noProof/>
        </w:rPr>
        <w:fldChar w:fldCharType="begin"/>
      </w:r>
      <w:r w:rsidRPr="00D25ABA">
        <w:rPr>
          <w:i/>
          <w:iCs/>
          <w:noProof/>
        </w:rPr>
        <w:instrText xml:space="preserve"> SEQ Рисунок_П2. \* ARABIC </w:instrText>
      </w:r>
      <w:r w:rsidRPr="00D25ABA">
        <w:rPr>
          <w:i/>
          <w:iCs/>
          <w:noProof/>
        </w:rPr>
        <w:fldChar w:fldCharType="separate"/>
      </w:r>
      <w:r w:rsidRPr="00D25ABA">
        <w:rPr>
          <w:i/>
          <w:iCs/>
          <w:noProof/>
        </w:rPr>
        <w:t>1</w:t>
      </w:r>
      <w:r w:rsidRPr="00D25ABA">
        <w:rPr>
          <w:noProof/>
        </w:rPr>
        <w:fldChar w:fldCharType="end"/>
      </w:r>
      <w:r w:rsidRPr="00D25ABA">
        <w:rPr>
          <w:i/>
          <w:iCs/>
          <w:noProof/>
        </w:rPr>
        <w:t xml:space="preserve"> – Главный процесс веб-ресурса</w:t>
      </w:r>
    </w:p>
    <w:p w14:paraId="6712F3DF" w14:textId="77777777" w:rsidR="00D25ABA" w:rsidRPr="00D25ABA" w:rsidRDefault="00D25ABA" w:rsidP="00D25ABA">
      <w:pPr>
        <w:jc w:val="center"/>
        <w:rPr>
          <w:noProof/>
        </w:rPr>
      </w:pPr>
      <w:r w:rsidRPr="00D25ABA">
        <w:rPr>
          <w:noProof/>
          <w:lang w:eastAsia="ru-RU"/>
        </w:rPr>
        <w:lastRenderedPageBreak/>
        <w:drawing>
          <wp:inline distT="0" distB="0" distL="0" distR="0" wp14:anchorId="12238A68" wp14:editId="78817DFC">
            <wp:extent cx="8516470" cy="5238750"/>
            <wp:effectExtent l="0" t="0" r="0" b="0"/>
            <wp:docPr id="5" name="Рисунок 5" descr="https://sun9-52.userapi.com/GEAarh8JXVxJmRZKrh7JoxQvujuVkK2WcrKnvA/r_YOoQakjw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2.userapi.com/GEAarh8JXVxJmRZKrh7JoxQvujuVkK2WcrKnvA/r_YOoQakjw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6" t="23569" r="25669" b="5347"/>
                    <a:stretch/>
                  </pic:blipFill>
                  <pic:spPr bwMode="auto">
                    <a:xfrm>
                      <a:off x="0" y="0"/>
                      <a:ext cx="8536114" cy="525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2A70C" w14:textId="695FBC0B" w:rsidR="00D25ABA" w:rsidRDefault="00D25ABA" w:rsidP="00D25ABA">
      <w:pPr>
        <w:jc w:val="center"/>
        <w:rPr>
          <w:i/>
          <w:iCs/>
          <w:noProof/>
        </w:rPr>
      </w:pPr>
      <w:r w:rsidRPr="00D25ABA">
        <w:rPr>
          <w:i/>
          <w:iCs/>
          <w:noProof/>
        </w:rPr>
        <w:t xml:space="preserve">Рисунок </w:t>
      </w:r>
      <w:r w:rsidR="00A57966">
        <w:rPr>
          <w:i/>
          <w:iCs/>
          <w:noProof/>
        </w:rPr>
        <w:t>А</w:t>
      </w:r>
      <w:r w:rsidRPr="00D25ABA">
        <w:rPr>
          <w:i/>
          <w:iCs/>
          <w:noProof/>
        </w:rPr>
        <w:t>.2 – Детализация главного процесса веб-ресурса</w:t>
      </w:r>
    </w:p>
    <w:p w14:paraId="52C157EF" w14:textId="5E5740F1" w:rsidR="00D25ABA" w:rsidRDefault="00D25ABA" w:rsidP="00D25ABA">
      <w:pPr>
        <w:jc w:val="center"/>
        <w:rPr>
          <w:i/>
          <w:iCs/>
          <w:noProof/>
        </w:rPr>
      </w:pPr>
    </w:p>
    <w:p w14:paraId="54634494" w14:textId="77777777" w:rsidR="00D25ABA" w:rsidRPr="00D25ABA" w:rsidRDefault="00D25ABA" w:rsidP="00D25ABA">
      <w:pPr>
        <w:jc w:val="center"/>
        <w:rPr>
          <w:i/>
          <w:iCs/>
          <w:noProof/>
        </w:rPr>
      </w:pPr>
    </w:p>
    <w:p w14:paraId="156F6CED" w14:textId="636AA494" w:rsidR="00D25ABA" w:rsidRPr="00D25ABA" w:rsidRDefault="00D25ABA" w:rsidP="00D25ABA">
      <w:pPr>
        <w:ind w:firstLine="709"/>
        <w:jc w:val="both"/>
        <w:rPr>
          <w:noProof/>
          <w:sz w:val="28"/>
          <w:szCs w:val="28"/>
        </w:rPr>
      </w:pPr>
      <w:r w:rsidRPr="00D25ABA">
        <w:rPr>
          <w:noProof/>
          <w:sz w:val="28"/>
          <w:szCs w:val="28"/>
        </w:rPr>
        <w:lastRenderedPageBreak/>
        <w:t>Разграничение прав пользователей производится в соответствии с диаграммой использования, представленной рисунке A 2.2</w:t>
      </w:r>
    </w:p>
    <w:p w14:paraId="6EB27359" w14:textId="77777777" w:rsidR="00D25ABA" w:rsidRPr="00D25ABA" w:rsidRDefault="00D25ABA" w:rsidP="00D25ABA">
      <w:pPr>
        <w:jc w:val="center"/>
        <w:rPr>
          <w:noProof/>
        </w:rPr>
      </w:pPr>
      <w:r w:rsidRPr="00D25ABA">
        <w:rPr>
          <w:noProof/>
          <w:lang w:eastAsia="ru-RU"/>
        </w:rPr>
        <w:drawing>
          <wp:inline distT="0" distB="0" distL="0" distR="0" wp14:anchorId="1ACB3452" wp14:editId="00A2E65D">
            <wp:extent cx="4010744" cy="494347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6973" t="33452" r="50892" b="16180"/>
                    <a:stretch/>
                  </pic:blipFill>
                  <pic:spPr bwMode="auto">
                    <a:xfrm>
                      <a:off x="0" y="0"/>
                      <a:ext cx="4040981" cy="4980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00076" w14:textId="4BB78789" w:rsidR="00D25ABA" w:rsidRPr="00D25ABA" w:rsidRDefault="00D25ABA" w:rsidP="00D25ABA">
      <w:pPr>
        <w:jc w:val="center"/>
        <w:rPr>
          <w:b/>
          <w:bCs/>
          <w:noProof/>
        </w:rPr>
      </w:pPr>
      <w:r w:rsidRPr="00D25ABA">
        <w:rPr>
          <w:i/>
          <w:iCs/>
          <w:noProof/>
        </w:rPr>
        <w:t xml:space="preserve">Рисунок </w:t>
      </w:r>
      <w:r w:rsidR="00A57966">
        <w:rPr>
          <w:i/>
          <w:iCs/>
          <w:noProof/>
        </w:rPr>
        <w:t>А</w:t>
      </w:r>
      <w:r w:rsidRPr="00D25ABA">
        <w:rPr>
          <w:i/>
          <w:iCs/>
          <w:noProof/>
        </w:rPr>
        <w:t xml:space="preserve">.3 – Поведение системы на уровне пользователей </w:t>
      </w:r>
      <w:r w:rsidRPr="00D25ABA">
        <w:rPr>
          <w:b/>
          <w:bCs/>
          <w:noProof/>
        </w:rPr>
        <w:br w:type="page"/>
      </w:r>
    </w:p>
    <w:p w14:paraId="4E1E94B2" w14:textId="77777777" w:rsidR="00D25ABA" w:rsidRPr="00D25ABA" w:rsidRDefault="00D25ABA" w:rsidP="00D25ABA">
      <w:pPr>
        <w:ind w:firstLine="709"/>
        <w:jc w:val="both"/>
        <w:rPr>
          <w:noProof/>
          <w:sz w:val="28"/>
          <w:szCs w:val="28"/>
        </w:rPr>
      </w:pPr>
      <w:r w:rsidRPr="00D25ABA">
        <w:rPr>
          <w:noProof/>
          <w:sz w:val="28"/>
          <w:szCs w:val="28"/>
        </w:rPr>
        <w:lastRenderedPageBreak/>
        <w:t>База данных была спроектирована и реализована в соответствии со схемой БД, представленной на рисунке A 2.3</w:t>
      </w:r>
    </w:p>
    <w:p w14:paraId="063B44BD" w14:textId="77777777" w:rsidR="00D25ABA" w:rsidRPr="00D25ABA" w:rsidRDefault="00D25ABA" w:rsidP="00D25ABA">
      <w:pPr>
        <w:jc w:val="center"/>
        <w:rPr>
          <w:noProof/>
        </w:rPr>
      </w:pPr>
      <w:r w:rsidRPr="00D25ABA">
        <w:rPr>
          <w:noProof/>
          <w:lang w:eastAsia="ru-RU"/>
        </w:rPr>
        <w:drawing>
          <wp:inline distT="0" distB="0" distL="0" distR="0" wp14:anchorId="046C3696" wp14:editId="4676BFD5">
            <wp:extent cx="9251950" cy="4644390"/>
            <wp:effectExtent l="0" t="0" r="635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B27F" w14:textId="6E35C167" w:rsidR="00D25ABA" w:rsidRDefault="00D25ABA" w:rsidP="00D25ABA">
      <w:pPr>
        <w:jc w:val="center"/>
        <w:rPr>
          <w:i/>
          <w:iCs/>
          <w:noProof/>
        </w:rPr>
      </w:pPr>
      <w:r w:rsidRPr="00D25ABA">
        <w:rPr>
          <w:i/>
          <w:iCs/>
          <w:noProof/>
        </w:rPr>
        <w:t xml:space="preserve">Рисунок </w:t>
      </w:r>
      <w:r w:rsidR="00A57966">
        <w:rPr>
          <w:i/>
          <w:iCs/>
          <w:noProof/>
        </w:rPr>
        <w:t>А</w:t>
      </w:r>
      <w:r w:rsidRPr="00D25ABA">
        <w:rPr>
          <w:i/>
          <w:iCs/>
          <w:noProof/>
        </w:rPr>
        <w:t>.4 – Инфологическая модель базы данных</w:t>
      </w:r>
    </w:p>
    <w:p w14:paraId="6FA4AB25" w14:textId="1B469451" w:rsidR="00D25ABA" w:rsidRDefault="00D25ABA" w:rsidP="00D25ABA">
      <w:pPr>
        <w:jc w:val="center"/>
        <w:rPr>
          <w:i/>
          <w:iCs/>
          <w:noProof/>
        </w:rPr>
      </w:pPr>
    </w:p>
    <w:p w14:paraId="7DB4B439" w14:textId="1872F5E1" w:rsidR="00D25ABA" w:rsidRDefault="00D25ABA" w:rsidP="00D25ABA">
      <w:pPr>
        <w:jc w:val="center"/>
        <w:rPr>
          <w:i/>
          <w:iCs/>
          <w:noProof/>
        </w:rPr>
      </w:pPr>
    </w:p>
    <w:p w14:paraId="0D4F864B" w14:textId="3EDF9EA6" w:rsidR="00D25ABA" w:rsidRDefault="00D25ABA" w:rsidP="00D25ABA">
      <w:pPr>
        <w:jc w:val="center"/>
        <w:rPr>
          <w:i/>
          <w:iCs/>
          <w:noProof/>
        </w:rPr>
      </w:pPr>
    </w:p>
    <w:p w14:paraId="23D61103" w14:textId="6657573C" w:rsidR="00D25ABA" w:rsidRDefault="00D25ABA" w:rsidP="00D25ABA">
      <w:pPr>
        <w:jc w:val="center"/>
        <w:rPr>
          <w:i/>
          <w:iCs/>
          <w:noProof/>
        </w:rPr>
      </w:pPr>
    </w:p>
    <w:p w14:paraId="3FBA8D03" w14:textId="77777777" w:rsidR="00D25ABA" w:rsidRPr="00D25ABA" w:rsidRDefault="00D25ABA" w:rsidP="00D25ABA">
      <w:pPr>
        <w:jc w:val="center"/>
        <w:rPr>
          <w:i/>
          <w:iCs/>
          <w:noProof/>
        </w:rPr>
      </w:pPr>
    </w:p>
    <w:p w14:paraId="70746F93" w14:textId="73653520" w:rsidR="00D25ABA" w:rsidRPr="00D25ABA" w:rsidRDefault="00D25ABA" w:rsidP="00D25ABA">
      <w:pPr>
        <w:rPr>
          <w:noProof/>
        </w:rPr>
      </w:pPr>
      <w:r w:rsidRPr="00D25ABA">
        <w:rPr>
          <w:noProof/>
        </w:rPr>
        <w:lastRenderedPageBreak/>
        <w:t xml:space="preserve">Таблица </w:t>
      </w:r>
      <w:r w:rsidR="003323DE">
        <w:rPr>
          <w:noProof/>
        </w:rPr>
        <w:t>Б</w:t>
      </w:r>
      <w:del w:id="109" w:author="Dimasique" w:date="2020-06-24T15:22:00Z">
        <w:r w:rsidR="003323DE" w:rsidDel="00D75A2F">
          <w:rPr>
            <w:noProof/>
          </w:rPr>
          <w:delText xml:space="preserve"> </w:delText>
        </w:r>
        <w:commentRangeStart w:id="110"/>
        <w:r w:rsidRPr="00D25ABA" w:rsidDel="00D75A2F">
          <w:rPr>
            <w:noProof/>
          </w:rPr>
          <w:delText>3</w:delText>
        </w:r>
      </w:del>
      <w:r w:rsidRPr="00D25ABA">
        <w:rPr>
          <w:noProof/>
        </w:rPr>
        <w:t>.</w:t>
      </w:r>
      <w:commentRangeEnd w:id="110"/>
      <w:r w:rsidR="009A7064">
        <w:rPr>
          <w:rStyle w:val="af"/>
        </w:rPr>
        <w:commentReference w:id="110"/>
      </w:r>
      <w:r w:rsidRPr="00D25ABA">
        <w:rPr>
          <w:noProof/>
        </w:rPr>
        <w:t>1 - Таблица пользователей (</w:t>
      </w:r>
      <w:r w:rsidRPr="00D25ABA">
        <w:rPr>
          <w:noProof/>
          <w:lang w:val="en-US"/>
        </w:rPr>
        <w:t>Users</w:t>
      </w:r>
      <w:r w:rsidRPr="00D25ABA">
        <w:rPr>
          <w:noProof/>
        </w:rPr>
        <w:t>)</w:t>
      </w:r>
    </w:p>
    <w:tbl>
      <w:tblPr>
        <w:tblW w:w="1449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9"/>
        <w:gridCol w:w="1613"/>
        <w:gridCol w:w="2169"/>
        <w:gridCol w:w="2092"/>
        <w:gridCol w:w="1653"/>
        <w:gridCol w:w="3111"/>
        <w:gridCol w:w="2488"/>
      </w:tblGrid>
      <w:tr w:rsidR="00D25ABA" w:rsidRPr="00D25ABA" w14:paraId="56E85E6E" w14:textId="77777777" w:rsidTr="0091468C">
        <w:trPr>
          <w:trHeight w:val="621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DE95882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Имя поля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BF541A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Тип данных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AE56A8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Обязательность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E33BCD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Первичный ключ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1E0661E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Внешний ключ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8BA307E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Ограничения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9E30FF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Пояснения</w:t>
            </w:r>
          </w:p>
        </w:tc>
      </w:tr>
      <w:tr w:rsidR="00D25ABA" w:rsidRPr="00D25ABA" w14:paraId="6604B0D7" w14:textId="77777777" w:rsidTr="0091468C">
        <w:trPr>
          <w:trHeight w:val="493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B7B8ACA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id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D881F48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A24D3F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1E4772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4BC1DDD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FD26315" w14:textId="0029B9D1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Уникален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52FCE29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Идентификатор пользователя</w:t>
            </w:r>
          </w:p>
        </w:tc>
      </w:tr>
      <w:tr w:rsidR="00D25ABA" w:rsidRPr="00D25ABA" w14:paraId="4E1D3580" w14:textId="77777777" w:rsidTr="0091468C">
        <w:trPr>
          <w:trHeight w:val="524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D011FEA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Name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F323ED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varchar(25)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5A23226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A6AA670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87FC6DE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8FD049F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DA716A9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Имя пользователя</w:t>
            </w:r>
          </w:p>
        </w:tc>
      </w:tr>
      <w:tr w:rsidR="00D25ABA" w:rsidRPr="00D25ABA" w14:paraId="00764F35" w14:textId="77777777" w:rsidTr="0091468C">
        <w:trPr>
          <w:trHeight w:val="444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19A3CC0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Login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5197602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CD0DF8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41D003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79ED9B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413D645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80FC7F2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Логин пользователя</w:t>
            </w:r>
          </w:p>
        </w:tc>
      </w:tr>
      <w:tr w:rsidR="00D25ABA" w:rsidRPr="00D25ABA" w14:paraId="3C61414D" w14:textId="77777777" w:rsidTr="0091468C">
        <w:trPr>
          <w:trHeight w:val="444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5C951E2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Pass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7573CB2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Varchar(35)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8C045B0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33E66A6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BF4D5DA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ABD0D73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1B9B4FE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Пароль пользователя</w:t>
            </w:r>
          </w:p>
        </w:tc>
      </w:tr>
    </w:tbl>
    <w:p w14:paraId="14B030BD" w14:textId="77777777" w:rsidR="00D25ABA" w:rsidRDefault="00D25ABA" w:rsidP="00D25ABA">
      <w:pPr>
        <w:rPr>
          <w:noProof/>
        </w:rPr>
      </w:pPr>
    </w:p>
    <w:p w14:paraId="32D3A0AE" w14:textId="77777777" w:rsidR="00D25ABA" w:rsidRDefault="00D25ABA" w:rsidP="00D25ABA">
      <w:pPr>
        <w:rPr>
          <w:noProof/>
        </w:rPr>
      </w:pPr>
    </w:p>
    <w:p w14:paraId="425F17C7" w14:textId="77777777" w:rsidR="00D25ABA" w:rsidRDefault="00D25ABA" w:rsidP="00D25ABA">
      <w:pPr>
        <w:rPr>
          <w:noProof/>
        </w:rPr>
      </w:pPr>
    </w:p>
    <w:p w14:paraId="48347B3B" w14:textId="77777777" w:rsidR="00D25ABA" w:rsidRDefault="00D25ABA" w:rsidP="00D25ABA">
      <w:pPr>
        <w:rPr>
          <w:noProof/>
        </w:rPr>
      </w:pPr>
    </w:p>
    <w:p w14:paraId="6016E588" w14:textId="77777777" w:rsidR="00D25ABA" w:rsidRDefault="00D25ABA" w:rsidP="00D25ABA">
      <w:pPr>
        <w:rPr>
          <w:noProof/>
        </w:rPr>
      </w:pPr>
    </w:p>
    <w:p w14:paraId="192EFBFA" w14:textId="77777777" w:rsidR="00D25ABA" w:rsidRDefault="00D25ABA" w:rsidP="00D25ABA">
      <w:pPr>
        <w:rPr>
          <w:noProof/>
        </w:rPr>
      </w:pPr>
    </w:p>
    <w:p w14:paraId="7A12F652" w14:textId="581331AA" w:rsidR="00D25ABA" w:rsidRPr="00D25ABA" w:rsidRDefault="00D25ABA" w:rsidP="00D25ABA">
      <w:pPr>
        <w:rPr>
          <w:noProof/>
        </w:rPr>
      </w:pPr>
      <w:r w:rsidRPr="00D25ABA">
        <w:rPr>
          <w:noProof/>
        </w:rPr>
        <w:t xml:space="preserve">Таблица </w:t>
      </w:r>
      <w:r w:rsidR="003323DE">
        <w:rPr>
          <w:noProof/>
        </w:rPr>
        <w:t>Б</w:t>
      </w:r>
      <w:del w:id="111" w:author="Dimasique" w:date="2020-06-24T15:21:00Z">
        <w:r w:rsidR="003323DE" w:rsidDel="00D75A2F">
          <w:rPr>
            <w:noProof/>
          </w:rPr>
          <w:delText xml:space="preserve"> </w:delText>
        </w:r>
        <w:r w:rsidRPr="00D25ABA" w:rsidDel="00D75A2F">
          <w:rPr>
            <w:noProof/>
          </w:rPr>
          <w:delText>3</w:delText>
        </w:r>
      </w:del>
      <w:r w:rsidRPr="00D25ABA">
        <w:rPr>
          <w:noProof/>
        </w:rPr>
        <w:t>.2 - Таблица предстоящих матчей (</w:t>
      </w:r>
      <w:r w:rsidRPr="00D25ABA">
        <w:rPr>
          <w:noProof/>
          <w:lang w:val="en-US"/>
        </w:rPr>
        <w:t>linestats</w:t>
      </w:r>
      <w:r w:rsidRPr="00D25ABA">
        <w:rPr>
          <w:noProof/>
        </w:rPr>
        <w:t>)</w:t>
      </w:r>
    </w:p>
    <w:tbl>
      <w:tblPr>
        <w:tblW w:w="1446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7"/>
        <w:gridCol w:w="1610"/>
        <w:gridCol w:w="2165"/>
        <w:gridCol w:w="2088"/>
        <w:gridCol w:w="1650"/>
        <w:gridCol w:w="3105"/>
        <w:gridCol w:w="2483"/>
      </w:tblGrid>
      <w:tr w:rsidR="00D25ABA" w:rsidRPr="00D25ABA" w14:paraId="58599C00" w14:textId="77777777" w:rsidTr="0091468C">
        <w:trPr>
          <w:trHeight w:val="792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4808F5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Имя поля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307D7A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Тип данных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EE8A30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Обязательность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DC2B4A2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Первичный ключ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1987F13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Внешний ключ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24FB5A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Ограничения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6F9630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Пояснения</w:t>
            </w:r>
          </w:p>
        </w:tc>
      </w:tr>
      <w:tr w:rsidR="00D25ABA" w:rsidRPr="00D25ABA" w14:paraId="2A26B144" w14:textId="77777777" w:rsidTr="0091468C">
        <w:trPr>
          <w:trHeight w:val="629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0C28159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id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0E8E28A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1478C3E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0DC101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562664C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AFB5BEE" w14:textId="4BBA7EC9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Уникален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802AFFF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Идентификатор игры</w:t>
            </w:r>
          </w:p>
        </w:tc>
      </w:tr>
      <w:tr w:rsidR="00D25ABA" w:rsidRPr="00D25ABA" w14:paraId="050282BD" w14:textId="77777777" w:rsidTr="0091468C">
        <w:trPr>
          <w:trHeight w:val="669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96B3933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teams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17E158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varchar(45)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D0D624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580A73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39AFBB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BB83BBB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5D8460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Участвующие команды</w:t>
            </w:r>
          </w:p>
        </w:tc>
      </w:tr>
      <w:tr w:rsidR="00D25ABA" w:rsidRPr="00D25ABA" w14:paraId="1C1F94A8" w14:textId="77777777" w:rsidTr="0091468C">
        <w:trPr>
          <w:trHeight w:val="567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C5E2F34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cup_id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445AD9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022441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D9A0676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8F69EE0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839F88D" w14:textId="4C9EB8F0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Значение родительской таблицы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30118C2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Идентификатор турнира</w:t>
            </w:r>
          </w:p>
        </w:tc>
      </w:tr>
      <w:tr w:rsidR="00D25ABA" w:rsidRPr="00D25ABA" w14:paraId="4EC91DE7" w14:textId="77777777" w:rsidTr="0091468C">
        <w:trPr>
          <w:trHeight w:val="567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296C421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coefs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CEEEA52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varchar(35)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4A03ECF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2964EB6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B5668D8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D01004F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A75A85F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Коэффициенты ставок</w:t>
            </w:r>
          </w:p>
        </w:tc>
      </w:tr>
      <w:tr w:rsidR="00D25ABA" w:rsidRPr="00D25ABA" w14:paraId="1A8116FB" w14:textId="77777777" w:rsidTr="0091468C">
        <w:trPr>
          <w:trHeight w:val="567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48CF525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time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EA55831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varchar(20)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835422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E37401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8A354A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CF271E4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C0803A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Время проведения игры</w:t>
            </w:r>
          </w:p>
        </w:tc>
      </w:tr>
    </w:tbl>
    <w:p w14:paraId="655B5194" w14:textId="77777777" w:rsidR="00D25ABA" w:rsidRPr="00D25ABA" w:rsidRDefault="00D25ABA" w:rsidP="00D25ABA">
      <w:pPr>
        <w:rPr>
          <w:noProof/>
        </w:rPr>
      </w:pPr>
    </w:p>
    <w:p w14:paraId="7B559605" w14:textId="77777777" w:rsidR="00D25ABA" w:rsidRPr="00D25ABA" w:rsidRDefault="00D25ABA" w:rsidP="00D25ABA">
      <w:pPr>
        <w:rPr>
          <w:noProof/>
        </w:rPr>
      </w:pPr>
    </w:p>
    <w:p w14:paraId="1D69364E" w14:textId="2A673E26" w:rsidR="00D25ABA" w:rsidRPr="00D25ABA" w:rsidRDefault="00D25ABA" w:rsidP="00D25ABA">
      <w:pPr>
        <w:rPr>
          <w:noProof/>
        </w:rPr>
      </w:pPr>
      <w:r w:rsidRPr="00D25ABA">
        <w:rPr>
          <w:noProof/>
        </w:rPr>
        <w:lastRenderedPageBreak/>
        <w:t xml:space="preserve">Таблица </w:t>
      </w:r>
      <w:r w:rsidR="003323DE">
        <w:rPr>
          <w:noProof/>
        </w:rPr>
        <w:t>Б</w:t>
      </w:r>
      <w:del w:id="112" w:author="Dimasique" w:date="2020-06-24T15:21:00Z">
        <w:r w:rsidR="003323DE" w:rsidDel="00D75A2F">
          <w:rPr>
            <w:noProof/>
          </w:rPr>
          <w:delText xml:space="preserve"> </w:delText>
        </w:r>
        <w:r w:rsidRPr="00D25ABA" w:rsidDel="00D75A2F">
          <w:rPr>
            <w:noProof/>
          </w:rPr>
          <w:delText>3</w:delText>
        </w:r>
      </w:del>
      <w:r w:rsidRPr="00D25ABA">
        <w:rPr>
          <w:noProof/>
        </w:rPr>
        <w:t>.3 - Таблица идущих матчей (</w:t>
      </w:r>
      <w:r w:rsidRPr="00D25ABA">
        <w:rPr>
          <w:noProof/>
          <w:lang w:val="en-US"/>
        </w:rPr>
        <w:t>livestats</w:t>
      </w:r>
      <w:r w:rsidRPr="00D25ABA">
        <w:rPr>
          <w:noProof/>
        </w:rPr>
        <w:t>)</w:t>
      </w:r>
    </w:p>
    <w:tbl>
      <w:tblPr>
        <w:tblW w:w="1446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7"/>
        <w:gridCol w:w="1610"/>
        <w:gridCol w:w="2165"/>
        <w:gridCol w:w="2088"/>
        <w:gridCol w:w="1650"/>
        <w:gridCol w:w="3105"/>
        <w:gridCol w:w="2483"/>
      </w:tblGrid>
      <w:tr w:rsidR="00D25ABA" w:rsidRPr="00D25ABA" w14:paraId="16EB8865" w14:textId="77777777" w:rsidTr="0091468C">
        <w:trPr>
          <w:trHeight w:val="792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85504CF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Имя поля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0A65510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Тип данных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81A14D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Обязательность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B9D4CC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Первичный ключ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C972046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Внешний ключ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CBDD6D3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Ограничения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9E73BB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Пояснения</w:t>
            </w:r>
          </w:p>
        </w:tc>
      </w:tr>
      <w:tr w:rsidR="00D25ABA" w:rsidRPr="00D25ABA" w14:paraId="750380FE" w14:textId="77777777" w:rsidTr="0091468C">
        <w:trPr>
          <w:trHeight w:val="629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4DC5026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id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2FBAA40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BBF616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8083B2E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ED3253C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5483A3F" w14:textId="22EA223B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Уникален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EEF7FB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Идентификатор игры</w:t>
            </w:r>
          </w:p>
        </w:tc>
      </w:tr>
      <w:tr w:rsidR="00D25ABA" w:rsidRPr="00D25ABA" w14:paraId="4DABAD64" w14:textId="77777777" w:rsidTr="0091468C">
        <w:trPr>
          <w:trHeight w:val="669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27897A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teams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75F5DA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varchar(45)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098A409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AD9DB5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2C06C0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AFC1C36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4D2FFCA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Участвующие команды</w:t>
            </w:r>
          </w:p>
        </w:tc>
      </w:tr>
      <w:tr w:rsidR="00D25ABA" w:rsidRPr="00D25ABA" w14:paraId="2ADF76A1" w14:textId="77777777" w:rsidTr="0091468C">
        <w:trPr>
          <w:trHeight w:val="567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E27BA5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cup_id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524230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660765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DA8EDA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4B1F7C9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A7BA4DF" w14:textId="0B30019C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Значение родительской таблицы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470EA7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Идентификатор турнира</w:t>
            </w:r>
          </w:p>
        </w:tc>
      </w:tr>
      <w:tr w:rsidR="00D25ABA" w:rsidRPr="00D25ABA" w14:paraId="6F65D35C" w14:textId="77777777" w:rsidTr="0091468C">
        <w:trPr>
          <w:trHeight w:val="567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9D6B629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coefs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D171B2A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varchar(35)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A79CCB0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DAE38C7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FC51704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710BD6F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840220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Коэффициенты ставок</w:t>
            </w:r>
          </w:p>
        </w:tc>
      </w:tr>
      <w:tr w:rsidR="00D25ABA" w:rsidRPr="00D25ABA" w14:paraId="14164D1D" w14:textId="77777777" w:rsidTr="0091468C">
        <w:trPr>
          <w:trHeight w:val="423"/>
          <w:jc w:val="center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06A5D72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time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B8F9CFA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varchar(20)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F86165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614A4D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10552CE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4467C3C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F18C3A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Время от начала матча, номер тайма.</w:t>
            </w:r>
          </w:p>
        </w:tc>
      </w:tr>
    </w:tbl>
    <w:p w14:paraId="3698FF8B" w14:textId="30EA71CD" w:rsidR="00D25ABA" w:rsidRDefault="00D25ABA" w:rsidP="00D25ABA">
      <w:pPr>
        <w:rPr>
          <w:noProof/>
        </w:rPr>
      </w:pPr>
    </w:p>
    <w:p w14:paraId="2D1C8FCE" w14:textId="3BC58C81" w:rsidR="00D25ABA" w:rsidRDefault="00D25ABA" w:rsidP="00D25ABA">
      <w:pPr>
        <w:rPr>
          <w:noProof/>
        </w:rPr>
      </w:pPr>
    </w:p>
    <w:p w14:paraId="24AC1352" w14:textId="77777777" w:rsidR="00D25ABA" w:rsidRPr="00D25ABA" w:rsidRDefault="00D25ABA" w:rsidP="00D25ABA">
      <w:pPr>
        <w:rPr>
          <w:noProof/>
        </w:rPr>
      </w:pPr>
    </w:p>
    <w:p w14:paraId="26903F34" w14:textId="0F6F054B" w:rsidR="00D25ABA" w:rsidRPr="00D25ABA" w:rsidRDefault="00D25ABA" w:rsidP="00D25ABA">
      <w:pPr>
        <w:rPr>
          <w:noProof/>
        </w:rPr>
      </w:pPr>
      <w:r w:rsidRPr="00D25ABA">
        <w:rPr>
          <w:noProof/>
        </w:rPr>
        <w:t xml:space="preserve">Таблица </w:t>
      </w:r>
      <w:r w:rsidR="003323DE">
        <w:rPr>
          <w:noProof/>
        </w:rPr>
        <w:t>Б</w:t>
      </w:r>
      <w:del w:id="113" w:author="Dimasique" w:date="2020-06-24T15:21:00Z">
        <w:r w:rsidR="003323DE" w:rsidDel="00D75A2F">
          <w:rPr>
            <w:noProof/>
          </w:rPr>
          <w:delText xml:space="preserve"> </w:delText>
        </w:r>
        <w:r w:rsidRPr="00D25ABA" w:rsidDel="00D75A2F">
          <w:rPr>
            <w:noProof/>
          </w:rPr>
          <w:delText>3</w:delText>
        </w:r>
      </w:del>
      <w:r w:rsidRPr="00D25ABA">
        <w:rPr>
          <w:noProof/>
        </w:rPr>
        <w:t>.4 - Таблица предстоящих турниров (</w:t>
      </w:r>
      <w:r w:rsidRPr="00D25ABA">
        <w:rPr>
          <w:noProof/>
          <w:lang w:val="en-US"/>
        </w:rPr>
        <w:t>cups</w:t>
      </w:r>
      <w:r w:rsidRPr="00D25ABA">
        <w:rPr>
          <w:noProof/>
        </w:rPr>
        <w:t>)</w:t>
      </w:r>
    </w:p>
    <w:tbl>
      <w:tblPr>
        <w:tblW w:w="1449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9"/>
        <w:gridCol w:w="1613"/>
        <w:gridCol w:w="2169"/>
        <w:gridCol w:w="2092"/>
        <w:gridCol w:w="1653"/>
        <w:gridCol w:w="3111"/>
        <w:gridCol w:w="2488"/>
      </w:tblGrid>
      <w:tr w:rsidR="00D25ABA" w:rsidRPr="00D25ABA" w14:paraId="1C834070" w14:textId="77777777" w:rsidTr="0091468C">
        <w:trPr>
          <w:trHeight w:val="621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6D5813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Имя поля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7CACDD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Тип данных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A483136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Обязательность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E94B89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Первичный ключ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A7B2A44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Внешний ключ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2113444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Ограничения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90EEC13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Пояснения</w:t>
            </w:r>
          </w:p>
        </w:tc>
      </w:tr>
      <w:tr w:rsidR="00D25ABA" w:rsidRPr="00D25ABA" w14:paraId="3C553DC4" w14:textId="77777777" w:rsidTr="0091468C">
        <w:trPr>
          <w:trHeight w:val="493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24BD09E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id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18F259F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BA33813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FAB1FA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2E9E89C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28DA98D" w14:textId="5AE1C908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Уникален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FAE49E2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Идентификатор турнира</w:t>
            </w:r>
          </w:p>
        </w:tc>
      </w:tr>
      <w:tr w:rsidR="00D25ABA" w:rsidRPr="00D25ABA" w14:paraId="35D84FC5" w14:textId="77777777" w:rsidTr="0091468C">
        <w:trPr>
          <w:trHeight w:val="524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D2F59C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url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C94DFE6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varchar(45)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65E268A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4F94783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A393C1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0C30D7B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5E8FA54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Ссылка на все игры турнира для парсеров</w:t>
            </w:r>
          </w:p>
        </w:tc>
      </w:tr>
      <w:tr w:rsidR="00D25ABA" w:rsidRPr="00D25ABA" w14:paraId="62A0F577" w14:textId="77777777" w:rsidTr="0091468C">
        <w:trPr>
          <w:trHeight w:val="444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678F79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name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9BEDFC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varchar(25)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A9AB3A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BEBAF0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BA6FF81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0A4CEC8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D9D9D1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Название турнира</w:t>
            </w:r>
          </w:p>
        </w:tc>
      </w:tr>
    </w:tbl>
    <w:p w14:paraId="53F5BC35" w14:textId="3A855327" w:rsidR="00D25ABA" w:rsidRDefault="00D25ABA" w:rsidP="00D25ABA">
      <w:pPr>
        <w:rPr>
          <w:noProof/>
        </w:rPr>
      </w:pPr>
    </w:p>
    <w:p w14:paraId="27D3D4E3" w14:textId="049ADA84" w:rsidR="00D25ABA" w:rsidRDefault="00D25ABA" w:rsidP="00D25ABA">
      <w:pPr>
        <w:rPr>
          <w:noProof/>
        </w:rPr>
      </w:pPr>
    </w:p>
    <w:p w14:paraId="43BDA975" w14:textId="5E1ACD7C" w:rsidR="00D25ABA" w:rsidRDefault="00D25ABA" w:rsidP="00D25ABA">
      <w:pPr>
        <w:rPr>
          <w:noProof/>
        </w:rPr>
      </w:pPr>
    </w:p>
    <w:p w14:paraId="454A0209" w14:textId="433CF401" w:rsidR="00D25ABA" w:rsidRDefault="00D25ABA" w:rsidP="00D25ABA">
      <w:pPr>
        <w:rPr>
          <w:noProof/>
        </w:rPr>
      </w:pPr>
    </w:p>
    <w:p w14:paraId="146990F3" w14:textId="77777777" w:rsidR="00D25ABA" w:rsidRPr="00D25ABA" w:rsidRDefault="00D25ABA" w:rsidP="00D25ABA">
      <w:pPr>
        <w:rPr>
          <w:noProof/>
        </w:rPr>
      </w:pPr>
    </w:p>
    <w:p w14:paraId="15421F43" w14:textId="77777777" w:rsidR="00D25ABA" w:rsidRPr="00D25ABA" w:rsidRDefault="00D25ABA" w:rsidP="00D25ABA">
      <w:pPr>
        <w:rPr>
          <w:noProof/>
        </w:rPr>
      </w:pPr>
    </w:p>
    <w:p w14:paraId="24B6174C" w14:textId="5C80E159" w:rsidR="00D25ABA" w:rsidRPr="00D25ABA" w:rsidRDefault="00D25ABA" w:rsidP="00D25ABA">
      <w:pPr>
        <w:rPr>
          <w:noProof/>
        </w:rPr>
      </w:pPr>
      <w:r w:rsidRPr="00D25ABA">
        <w:rPr>
          <w:noProof/>
        </w:rPr>
        <w:lastRenderedPageBreak/>
        <w:t xml:space="preserve">Таблица </w:t>
      </w:r>
      <w:r w:rsidR="003323DE">
        <w:rPr>
          <w:noProof/>
        </w:rPr>
        <w:t>Б</w:t>
      </w:r>
      <w:del w:id="114" w:author="Dimasique" w:date="2020-06-24T15:21:00Z">
        <w:r w:rsidR="003323DE" w:rsidDel="00D75A2F">
          <w:rPr>
            <w:noProof/>
          </w:rPr>
          <w:delText xml:space="preserve"> </w:delText>
        </w:r>
        <w:r w:rsidRPr="00D25ABA" w:rsidDel="00D75A2F">
          <w:rPr>
            <w:noProof/>
          </w:rPr>
          <w:delText>3</w:delText>
        </w:r>
      </w:del>
      <w:r w:rsidRPr="00D25ABA">
        <w:rPr>
          <w:noProof/>
        </w:rPr>
        <w:t>.5 - Таблица идущих турниров (</w:t>
      </w:r>
      <w:r w:rsidRPr="00D25ABA">
        <w:rPr>
          <w:noProof/>
          <w:lang w:val="en-US"/>
        </w:rPr>
        <w:t>cups</w:t>
      </w:r>
      <w:r w:rsidRPr="00D25ABA">
        <w:rPr>
          <w:noProof/>
        </w:rPr>
        <w:t>_</w:t>
      </w:r>
      <w:r w:rsidRPr="00D25ABA">
        <w:rPr>
          <w:noProof/>
          <w:lang w:val="en-US"/>
        </w:rPr>
        <w:t>live</w:t>
      </w:r>
      <w:r w:rsidRPr="00D25ABA">
        <w:rPr>
          <w:noProof/>
        </w:rPr>
        <w:t>)</w:t>
      </w:r>
    </w:p>
    <w:tbl>
      <w:tblPr>
        <w:tblW w:w="1449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9"/>
        <w:gridCol w:w="1613"/>
        <w:gridCol w:w="2169"/>
        <w:gridCol w:w="2092"/>
        <w:gridCol w:w="1653"/>
        <w:gridCol w:w="3111"/>
        <w:gridCol w:w="2488"/>
      </w:tblGrid>
      <w:tr w:rsidR="00D25ABA" w:rsidRPr="00D25ABA" w14:paraId="08BF057E" w14:textId="77777777" w:rsidTr="0091468C">
        <w:trPr>
          <w:trHeight w:val="621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8A87CCC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Имя поля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2C8952B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Тип данных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40F849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Обязательность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25E52F9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Первичный ключ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7A1E42F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Внешний ключ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8BBD516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Ограничения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8EA8A0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Пояснения</w:t>
            </w:r>
          </w:p>
        </w:tc>
      </w:tr>
      <w:tr w:rsidR="00D25ABA" w:rsidRPr="00D25ABA" w14:paraId="09CF4B67" w14:textId="77777777" w:rsidTr="0091468C">
        <w:trPr>
          <w:trHeight w:val="493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342746A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id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778BE7B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smallint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E30427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C72712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D6C89C3" w14:textId="77777777" w:rsidR="00D25ABA" w:rsidRPr="00D25ABA" w:rsidRDefault="00D25ABA" w:rsidP="00D25ABA">
            <w:pPr>
              <w:rPr>
                <w:noProof/>
                <w:lang w:val="en-US"/>
              </w:rPr>
            </w:pPr>
            <w:r w:rsidRPr="00D25ABA">
              <w:rPr>
                <w:noProof/>
                <w:lang w:val="en-US"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7EDE371" w14:textId="70E9F826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Уникален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C3B4B93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Идентификатор турнира</w:t>
            </w:r>
          </w:p>
        </w:tc>
      </w:tr>
      <w:tr w:rsidR="00D25ABA" w:rsidRPr="00D25ABA" w14:paraId="40F199B4" w14:textId="77777777" w:rsidTr="0091468C">
        <w:trPr>
          <w:trHeight w:val="524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08C71C7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url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6F5C472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varchar(45)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D7E2BA6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C5D37CD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F328BA9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124CA94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B7C771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Ссылка на все игры турнира для парсеров</w:t>
            </w:r>
          </w:p>
        </w:tc>
      </w:tr>
      <w:tr w:rsidR="00D25ABA" w:rsidRPr="00D25ABA" w14:paraId="2006B2F0" w14:textId="77777777" w:rsidTr="0091468C">
        <w:trPr>
          <w:trHeight w:val="444"/>
          <w:jc w:val="center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FA25AE5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name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285C820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  <w:lang w:val="en-US"/>
              </w:rPr>
              <w:t>varchar(25)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15B51A9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+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75898A8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CE5642F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-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7414248" w14:textId="77777777" w:rsidR="00D25ABA" w:rsidRPr="00D25ABA" w:rsidRDefault="00D25ABA" w:rsidP="00D25ABA">
            <w:pPr>
              <w:rPr>
                <w:noProof/>
              </w:rPr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D988A84" w14:textId="77777777" w:rsidR="00D25ABA" w:rsidRPr="00D25ABA" w:rsidRDefault="00D25ABA" w:rsidP="00D25ABA">
            <w:pPr>
              <w:rPr>
                <w:noProof/>
              </w:rPr>
            </w:pPr>
            <w:r w:rsidRPr="00D25ABA">
              <w:rPr>
                <w:noProof/>
              </w:rPr>
              <w:t>Название турнира</w:t>
            </w:r>
          </w:p>
        </w:tc>
      </w:tr>
    </w:tbl>
    <w:p w14:paraId="436D3810" w14:textId="77777777" w:rsidR="007A149F" w:rsidRDefault="007A149F" w:rsidP="00BF0AA3">
      <w:pPr>
        <w:rPr>
          <w:rFonts w:ascii="Arial" w:hAnsi="Arial" w:cs="Arial"/>
          <w:sz w:val="28"/>
        </w:rPr>
        <w:sectPr w:rsidR="007A149F" w:rsidSect="00DD062B">
          <w:pgSz w:w="16817" w:h="11901" w:orient="landscape"/>
          <w:pgMar w:top="851" w:right="1134" w:bottom="1701" w:left="1134" w:header="709" w:footer="709" w:gutter="0"/>
          <w:cols w:space="708"/>
          <w:titlePg/>
          <w:docGrid w:linePitch="360"/>
        </w:sectPr>
      </w:pPr>
    </w:p>
    <w:p w14:paraId="678A04F8" w14:textId="77777777" w:rsidR="00A57966" w:rsidRDefault="00A57966" w:rsidP="00A57966">
      <w:pPr>
        <w:rPr>
          <w:sz w:val="28"/>
          <w:szCs w:val="28"/>
        </w:rPr>
        <w:sectPr w:rsidR="00A57966" w:rsidSect="007A149F">
          <w:pgSz w:w="11901" w:h="16817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0533C31" w14:textId="77777777" w:rsidR="00B12E73" w:rsidRPr="000947D4" w:rsidRDefault="00B12E73" w:rsidP="00A57966">
      <w:pPr>
        <w:rPr>
          <w:sz w:val="28"/>
          <w:szCs w:val="28"/>
        </w:rPr>
      </w:pPr>
    </w:p>
    <w:sectPr w:rsidR="00B12E73" w:rsidRPr="000947D4" w:rsidSect="00A57966">
      <w:type w:val="continuous"/>
      <w:pgSz w:w="11901" w:h="16817"/>
      <w:pgMar w:top="1134" w:right="851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dmin" w:date="2020-06-24T09:31:00Z" w:initials="ZL">
    <w:p w14:paraId="5A5783E5" w14:textId="5E0C3B9E" w:rsidR="00577CBB" w:rsidRDefault="00577CBB">
      <w:pPr>
        <w:pStyle w:val="af3"/>
      </w:pPr>
      <w:r>
        <w:rPr>
          <w:rStyle w:val="af"/>
        </w:rPr>
        <w:annotationRef/>
      </w:r>
      <w:r>
        <w:t>В рекомендациях иначе оформляется первый лист приложений. Поправить</w:t>
      </w:r>
    </w:p>
  </w:comment>
  <w:comment w:id="110" w:author="Admin" w:date="2020-06-24T09:33:00Z" w:initials="ZL">
    <w:p w14:paraId="6D82AA97" w14:textId="561BBA84" w:rsidR="00577CBB" w:rsidRDefault="00577CBB">
      <w:pPr>
        <w:pStyle w:val="af3"/>
      </w:pPr>
      <w:r>
        <w:rPr>
          <w:rStyle w:val="af"/>
        </w:rPr>
        <w:annotationRef/>
      </w:r>
      <w:r>
        <w:t>Почему ставите «3»? Просто Б.1, Б.2 и т..д.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5783E5" w15:done="0"/>
  <w15:commentEx w15:paraId="6D82AA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5783E5" w16cid:durableId="229DE9F3"/>
  <w16cid:commentId w16cid:paraId="6D82AA97" w16cid:durableId="229DE9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B911D" w14:textId="77777777" w:rsidR="007B6D1B" w:rsidRDefault="007B6D1B">
      <w:r>
        <w:separator/>
      </w:r>
    </w:p>
  </w:endnote>
  <w:endnote w:type="continuationSeparator" w:id="0">
    <w:p w14:paraId="0A4A2AF7" w14:textId="77777777" w:rsidR="007B6D1B" w:rsidRDefault="007B6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585749"/>
      <w:docPartObj>
        <w:docPartGallery w:val="AutoText"/>
      </w:docPartObj>
    </w:sdtPr>
    <w:sdtContent>
      <w:p w14:paraId="621DE772" w14:textId="77777777" w:rsidR="00577CBB" w:rsidRDefault="00577CBB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60</w:t>
        </w:r>
        <w:r>
          <w:fldChar w:fldCharType="end"/>
        </w:r>
      </w:p>
    </w:sdtContent>
  </w:sdt>
  <w:p w14:paraId="3044DCF4" w14:textId="77777777" w:rsidR="00577CBB" w:rsidRDefault="00577CB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c"/>
      </w:rPr>
      <w:id w:val="1198352027"/>
      <w:docPartObj>
        <w:docPartGallery w:val="Page Numbers (Bottom of Page)"/>
        <w:docPartUnique/>
      </w:docPartObj>
    </w:sdtPr>
    <w:sdtContent>
      <w:p w14:paraId="2E6BCAF9" w14:textId="77777777" w:rsidR="00577CBB" w:rsidRPr="00D50805" w:rsidRDefault="00577CBB" w:rsidP="0099069E">
        <w:pPr>
          <w:framePr w:wrap="none" w:vAnchor="text" w:hAnchor="margin" w:xAlign="center" w:y="1"/>
          <w:rPr>
            <w:rStyle w:val="afc"/>
          </w:rPr>
        </w:pPr>
        <w:r w:rsidRPr="00D50805">
          <w:rPr>
            <w:rStyle w:val="afc"/>
          </w:rPr>
          <w:fldChar w:fldCharType="begin"/>
        </w:r>
        <w:r w:rsidRPr="00D50805">
          <w:rPr>
            <w:rStyle w:val="afc"/>
          </w:rPr>
          <w:instrText xml:space="preserve"> PAGE </w:instrText>
        </w:r>
        <w:r w:rsidRPr="00D50805">
          <w:rPr>
            <w:rStyle w:val="afc"/>
          </w:rPr>
          <w:fldChar w:fldCharType="separate"/>
        </w:r>
        <w:r>
          <w:rPr>
            <w:rStyle w:val="afc"/>
            <w:noProof/>
          </w:rPr>
          <w:t>46</w:t>
        </w:r>
        <w:r w:rsidRPr="00D50805">
          <w:rPr>
            <w:rStyle w:val="afc"/>
          </w:rPr>
          <w:fldChar w:fldCharType="end"/>
        </w:r>
      </w:p>
    </w:sdtContent>
  </w:sdt>
  <w:p w14:paraId="78568E2B" w14:textId="77777777" w:rsidR="00577CBB" w:rsidRDefault="00577CBB" w:rsidP="0099069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25468" w14:textId="77777777" w:rsidR="007B6D1B" w:rsidRDefault="007B6D1B">
      <w:r>
        <w:separator/>
      </w:r>
    </w:p>
  </w:footnote>
  <w:footnote w:type="continuationSeparator" w:id="0">
    <w:p w14:paraId="162E7886" w14:textId="77777777" w:rsidR="007B6D1B" w:rsidRDefault="007B6D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3B495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2150291"/>
    <w:multiLevelType w:val="multilevel"/>
    <w:tmpl w:val="AED6B74C"/>
    <w:lvl w:ilvl="0">
      <w:start w:val="1"/>
      <w:numFmt w:val="bullet"/>
      <w:pStyle w:val="a"/>
      <w:lvlText w:val=""/>
      <w:lvlJc w:val="left"/>
      <w:pPr>
        <w:ind w:left="567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567" w:firstLine="1134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567" w:firstLine="170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7" w:firstLine="226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384206"/>
    <w:multiLevelType w:val="hybridMultilevel"/>
    <w:tmpl w:val="C1CA06CA"/>
    <w:lvl w:ilvl="0" w:tplc="DF008272">
      <w:start w:val="1"/>
      <w:numFmt w:val="bullet"/>
      <w:pStyle w:val="a0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C87CEFAC">
      <w:start w:val="1"/>
      <w:numFmt w:val="bullet"/>
      <w:lvlText w:val="o"/>
      <w:lvlJc w:val="left"/>
      <w:pPr>
        <w:ind w:left="2149" w:hanging="448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2C871FC"/>
    <w:multiLevelType w:val="multilevel"/>
    <w:tmpl w:val="17D21294"/>
    <w:lvl w:ilvl="0">
      <w:start w:val="1"/>
      <w:numFmt w:val="bullet"/>
      <w:pStyle w:val="a1"/>
      <w:lvlText w:val=""/>
      <w:lvlJc w:val="left"/>
      <w:pPr>
        <w:ind w:left="1494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781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33B0CE8"/>
    <w:multiLevelType w:val="hybridMultilevel"/>
    <w:tmpl w:val="17E61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B05CD4"/>
    <w:multiLevelType w:val="hybridMultilevel"/>
    <w:tmpl w:val="268E9C40"/>
    <w:lvl w:ilvl="0" w:tplc="BEB0EF9A">
      <w:start w:val="1"/>
      <w:numFmt w:val="decimal"/>
      <w:pStyle w:val="a2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BA67C8"/>
    <w:multiLevelType w:val="multilevel"/>
    <w:tmpl w:val="67E4EF4A"/>
    <w:lvl w:ilvl="0">
      <w:start w:val="1"/>
      <w:numFmt w:val="decimal"/>
      <w:pStyle w:val="11"/>
      <w:lvlText w:val="%1"/>
      <w:lvlJc w:val="left"/>
      <w:pPr>
        <w:ind w:left="1566" w:hanging="432"/>
      </w:pPr>
    </w:lvl>
    <w:lvl w:ilvl="1">
      <w:start w:val="1"/>
      <w:numFmt w:val="decimal"/>
      <w:pStyle w:val="21"/>
      <w:lvlText w:val="%1.%2"/>
      <w:lvlJc w:val="left"/>
      <w:pPr>
        <w:ind w:left="1710" w:hanging="576"/>
      </w:pPr>
      <w:rPr>
        <w:sz w:val="28"/>
        <w:szCs w:val="22"/>
      </w:rPr>
    </w:lvl>
    <w:lvl w:ilvl="2">
      <w:start w:val="1"/>
      <w:numFmt w:val="decimal"/>
      <w:pStyle w:val="31"/>
      <w:lvlText w:val="%1.%2.%3"/>
      <w:lvlJc w:val="left"/>
      <w:pPr>
        <w:ind w:left="3698" w:hanging="720"/>
      </w:pPr>
    </w:lvl>
    <w:lvl w:ilvl="3">
      <w:start w:val="1"/>
      <w:numFmt w:val="decimal"/>
      <w:lvlText w:val="%1.%2.%3.%4"/>
      <w:lvlJc w:val="left"/>
      <w:pPr>
        <w:ind w:left="1998" w:hanging="864"/>
      </w:pPr>
    </w:lvl>
    <w:lvl w:ilvl="4">
      <w:start w:val="1"/>
      <w:numFmt w:val="decimal"/>
      <w:lvlText w:val="%1.%2.%3.%4.%5"/>
      <w:lvlJc w:val="left"/>
      <w:pPr>
        <w:ind w:left="2142" w:hanging="1008"/>
      </w:pPr>
    </w:lvl>
    <w:lvl w:ilvl="5">
      <w:start w:val="1"/>
      <w:numFmt w:val="decimal"/>
      <w:lvlText w:val="%1.%2.%3.%4.%5.%6"/>
      <w:lvlJc w:val="left"/>
      <w:pPr>
        <w:ind w:left="2286" w:hanging="1152"/>
      </w:pPr>
    </w:lvl>
    <w:lvl w:ilvl="6">
      <w:start w:val="1"/>
      <w:numFmt w:val="decimal"/>
      <w:lvlText w:val="%1.%2.%3.%4.%5.%6.%7"/>
      <w:lvlJc w:val="left"/>
      <w:pPr>
        <w:ind w:left="2430" w:hanging="1296"/>
      </w:pPr>
    </w:lvl>
    <w:lvl w:ilvl="7">
      <w:start w:val="1"/>
      <w:numFmt w:val="decimal"/>
      <w:lvlText w:val="%1.%2.%3.%4.%5.%6.%7.%8"/>
      <w:lvlJc w:val="left"/>
      <w:pPr>
        <w:ind w:left="2574" w:hanging="1440"/>
      </w:pPr>
    </w:lvl>
    <w:lvl w:ilvl="8">
      <w:start w:val="1"/>
      <w:numFmt w:val="decimal"/>
      <w:lvlText w:val="%1.%2.%3.%4.%5.%6.%7.%8.%9"/>
      <w:lvlJc w:val="left"/>
      <w:pPr>
        <w:ind w:left="2718" w:hanging="1584"/>
      </w:pPr>
    </w:lvl>
  </w:abstractNum>
  <w:abstractNum w:abstractNumId="7" w15:restartNumberingAfterBreak="0">
    <w:nsid w:val="1C534C73"/>
    <w:multiLevelType w:val="hybridMultilevel"/>
    <w:tmpl w:val="2E8889B8"/>
    <w:lvl w:ilvl="0" w:tplc="7B88AF2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 w15:restartNumberingAfterBreak="0">
    <w:nsid w:val="1E1D001C"/>
    <w:multiLevelType w:val="hybridMultilevel"/>
    <w:tmpl w:val="C6A89C1E"/>
    <w:lvl w:ilvl="0" w:tplc="7B88AF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8345A"/>
    <w:multiLevelType w:val="multilevel"/>
    <w:tmpl w:val="36F24638"/>
    <w:lvl w:ilvl="0">
      <w:start w:val="1"/>
      <w:numFmt w:val="bullet"/>
      <w:lvlText w:val=""/>
      <w:lvlJc w:val="left"/>
      <w:pPr>
        <w:ind w:left="567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567" w:firstLine="1134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567" w:firstLine="170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7" w:firstLine="226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3D14FE"/>
    <w:multiLevelType w:val="multilevel"/>
    <w:tmpl w:val="ABA8F2F6"/>
    <w:lvl w:ilvl="0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1418" w:hanging="283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419"/>
        </w:tabs>
        <w:ind w:left="1419" w:firstLine="0"/>
      </w:pPr>
      <w:rPr>
        <w:rFonts w:hint="default"/>
      </w:rPr>
    </w:lvl>
    <w:lvl w:ilvl="3">
      <w:start w:val="1"/>
      <w:numFmt w:val="decimal"/>
      <w:lvlText w:val="%1"/>
      <w:lvlJc w:val="left"/>
      <w:pPr>
        <w:tabs>
          <w:tab w:val="num" w:pos="1703"/>
        </w:tabs>
        <w:ind w:left="1703" w:firstLine="0"/>
      </w:pPr>
      <w:rPr>
        <w:rFonts w:hint="default"/>
      </w:rPr>
    </w:lvl>
    <w:lvl w:ilvl="4">
      <w:start w:val="1"/>
      <w:numFmt w:val="decimal"/>
      <w:lvlText w:val="%1"/>
      <w:lvlJc w:val="left"/>
      <w:pPr>
        <w:tabs>
          <w:tab w:val="num" w:pos="1987"/>
        </w:tabs>
        <w:ind w:left="1987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271"/>
        </w:tabs>
        <w:ind w:left="2271" w:firstLine="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2555"/>
        </w:tabs>
        <w:ind w:left="2555" w:firstLine="0"/>
      </w:pPr>
      <w:rPr>
        <w:rFonts w:hint="default"/>
      </w:rPr>
    </w:lvl>
    <w:lvl w:ilvl="7">
      <w:start w:val="1"/>
      <w:numFmt w:val="decimal"/>
      <w:lvlText w:val="%1"/>
      <w:lvlJc w:val="left"/>
      <w:pPr>
        <w:tabs>
          <w:tab w:val="num" w:pos="2839"/>
        </w:tabs>
        <w:ind w:left="2839" w:firstLine="0"/>
      </w:pPr>
      <w:rPr>
        <w:rFonts w:hint="default"/>
      </w:rPr>
    </w:lvl>
    <w:lvl w:ilvl="8">
      <w:start w:val="1"/>
      <w:numFmt w:val="decimal"/>
      <w:lvlText w:val="%1"/>
      <w:lvlJc w:val="left"/>
      <w:pPr>
        <w:tabs>
          <w:tab w:val="num" w:pos="3123"/>
        </w:tabs>
        <w:ind w:left="3123" w:firstLine="0"/>
      </w:pPr>
      <w:rPr>
        <w:rFonts w:hint="default"/>
      </w:rPr>
    </w:lvl>
  </w:abstractNum>
  <w:abstractNum w:abstractNumId="11" w15:restartNumberingAfterBreak="0">
    <w:nsid w:val="334B0733"/>
    <w:multiLevelType w:val="multilevel"/>
    <w:tmpl w:val="B308D7B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85F50C4"/>
    <w:multiLevelType w:val="hybridMultilevel"/>
    <w:tmpl w:val="B4C09EDE"/>
    <w:lvl w:ilvl="0" w:tplc="7B88AF2C">
      <w:start w:val="1"/>
      <w:numFmt w:val="bullet"/>
      <w:lvlText w:val="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3" w15:restartNumberingAfterBreak="0">
    <w:nsid w:val="3DD02582"/>
    <w:multiLevelType w:val="hybridMultilevel"/>
    <w:tmpl w:val="B360221A"/>
    <w:lvl w:ilvl="0" w:tplc="96941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9171E8"/>
    <w:multiLevelType w:val="hybridMultilevel"/>
    <w:tmpl w:val="5192A6B2"/>
    <w:lvl w:ilvl="0" w:tplc="7B88AF2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EC253DA"/>
    <w:multiLevelType w:val="hybridMultilevel"/>
    <w:tmpl w:val="411AF700"/>
    <w:lvl w:ilvl="0" w:tplc="96941F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F9F6B27"/>
    <w:multiLevelType w:val="hybridMultilevel"/>
    <w:tmpl w:val="F3AA8290"/>
    <w:lvl w:ilvl="0" w:tplc="96941F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952095B"/>
    <w:multiLevelType w:val="hybridMultilevel"/>
    <w:tmpl w:val="44B6737C"/>
    <w:lvl w:ilvl="0" w:tplc="7B88AF2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CA4764F"/>
    <w:multiLevelType w:val="hybridMultilevel"/>
    <w:tmpl w:val="2DA43C6E"/>
    <w:lvl w:ilvl="0" w:tplc="96941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240B3A"/>
    <w:multiLevelType w:val="multilevel"/>
    <w:tmpl w:val="3A38C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2008" w:hanging="720"/>
      </w:pPr>
    </w:lvl>
    <w:lvl w:ilvl="2">
      <w:start w:val="1"/>
      <w:numFmt w:val="decimal"/>
      <w:isLgl/>
      <w:lvlText w:val="%1.%2.%3"/>
      <w:lvlJc w:val="left"/>
      <w:pPr>
        <w:ind w:left="2936" w:hanging="720"/>
      </w:pPr>
    </w:lvl>
    <w:lvl w:ilvl="3">
      <w:start w:val="1"/>
      <w:numFmt w:val="decimal"/>
      <w:isLgl/>
      <w:lvlText w:val="%1.%2.%3.%4"/>
      <w:lvlJc w:val="left"/>
      <w:pPr>
        <w:ind w:left="4224" w:hanging="1080"/>
      </w:pPr>
    </w:lvl>
    <w:lvl w:ilvl="4">
      <w:start w:val="1"/>
      <w:numFmt w:val="decimal"/>
      <w:isLgl/>
      <w:lvlText w:val="%1.%2.%3.%4.%5"/>
      <w:lvlJc w:val="left"/>
      <w:pPr>
        <w:ind w:left="5152" w:hanging="1080"/>
      </w:pPr>
    </w:lvl>
    <w:lvl w:ilvl="5">
      <w:start w:val="1"/>
      <w:numFmt w:val="decimal"/>
      <w:isLgl/>
      <w:lvlText w:val="%1.%2.%3.%4.%5.%6"/>
      <w:lvlJc w:val="left"/>
      <w:pPr>
        <w:ind w:left="6440" w:hanging="1440"/>
      </w:pPr>
    </w:lvl>
    <w:lvl w:ilvl="6">
      <w:start w:val="1"/>
      <w:numFmt w:val="decimal"/>
      <w:isLgl/>
      <w:lvlText w:val="%1.%2.%3.%4.%5.%6.%7"/>
      <w:lvlJc w:val="left"/>
      <w:pPr>
        <w:ind w:left="7728" w:hanging="1800"/>
      </w:p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</w:lvl>
  </w:abstractNum>
  <w:abstractNum w:abstractNumId="20" w15:restartNumberingAfterBreak="0">
    <w:nsid w:val="4E5B4B39"/>
    <w:multiLevelType w:val="hybridMultilevel"/>
    <w:tmpl w:val="18EEAC62"/>
    <w:lvl w:ilvl="0" w:tplc="96941F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26D30"/>
    <w:multiLevelType w:val="hybridMultilevel"/>
    <w:tmpl w:val="1CCE55C4"/>
    <w:lvl w:ilvl="0" w:tplc="1AF694E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F3F78C5"/>
    <w:multiLevelType w:val="multilevel"/>
    <w:tmpl w:val="E0663F2A"/>
    <w:lvl w:ilvl="0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91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6" w:hanging="1080"/>
      </w:pPr>
      <w:rPr>
        <w:rFonts w:hint="default"/>
        <w:sz w:val="28"/>
        <w:szCs w:val="28"/>
      </w:rPr>
    </w:lvl>
    <w:lvl w:ilvl="4">
      <w:start w:val="1"/>
      <w:numFmt w:val="decimal"/>
      <w:isLgl/>
      <w:lvlText w:val="%1.%2.%3.%4.%5.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6" w:hanging="2160"/>
      </w:pPr>
      <w:rPr>
        <w:rFonts w:hint="default"/>
      </w:rPr>
    </w:lvl>
  </w:abstractNum>
  <w:abstractNum w:abstractNumId="23" w15:restartNumberingAfterBreak="0">
    <w:nsid w:val="4FD159B7"/>
    <w:multiLevelType w:val="multilevel"/>
    <w:tmpl w:val="9EB409E2"/>
    <w:lvl w:ilvl="0">
      <w:start w:val="1"/>
      <w:numFmt w:val="decimal"/>
      <w:pStyle w:val="1"/>
      <w:lvlText w:val="%1."/>
      <w:lvlJc w:val="left"/>
      <w:pPr>
        <w:ind w:left="1494" w:hanging="360"/>
      </w:pPr>
    </w:lvl>
    <w:lvl w:ilvl="1">
      <w:start w:val="1"/>
      <w:numFmt w:val="decimal"/>
      <w:lvlText w:val="%1.%2"/>
      <w:lvlJc w:val="left"/>
      <w:pPr>
        <w:ind w:left="1710" w:hanging="576"/>
      </w:pPr>
    </w:lvl>
    <w:lvl w:ilvl="2">
      <w:start w:val="1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1998" w:hanging="864"/>
      </w:pPr>
    </w:lvl>
    <w:lvl w:ilvl="4">
      <w:start w:val="1"/>
      <w:numFmt w:val="decimal"/>
      <w:lvlText w:val="%1.%2.%3.%4.%5"/>
      <w:lvlJc w:val="left"/>
      <w:pPr>
        <w:ind w:left="2142" w:hanging="1008"/>
      </w:pPr>
    </w:lvl>
    <w:lvl w:ilvl="5">
      <w:start w:val="1"/>
      <w:numFmt w:val="decimal"/>
      <w:lvlText w:val="%1.%2.%3.%4.%5.%6"/>
      <w:lvlJc w:val="left"/>
      <w:pPr>
        <w:ind w:left="2286" w:hanging="1152"/>
      </w:pPr>
    </w:lvl>
    <w:lvl w:ilvl="6">
      <w:start w:val="1"/>
      <w:numFmt w:val="decimal"/>
      <w:lvlText w:val="%1.%2.%3.%4.%5.%6.%7"/>
      <w:lvlJc w:val="left"/>
      <w:pPr>
        <w:ind w:left="2430" w:hanging="1296"/>
      </w:pPr>
    </w:lvl>
    <w:lvl w:ilvl="7">
      <w:start w:val="1"/>
      <w:numFmt w:val="decimal"/>
      <w:lvlText w:val="%1.%2.%3.%4.%5.%6.%7.%8"/>
      <w:lvlJc w:val="left"/>
      <w:pPr>
        <w:ind w:left="2574" w:hanging="1440"/>
      </w:pPr>
    </w:lvl>
    <w:lvl w:ilvl="8">
      <w:start w:val="1"/>
      <w:numFmt w:val="decimal"/>
      <w:lvlText w:val="%1.%2.%3.%4.%5.%6.%7.%8.%9"/>
      <w:lvlJc w:val="left"/>
      <w:pPr>
        <w:ind w:left="2718" w:hanging="1584"/>
      </w:pPr>
    </w:lvl>
  </w:abstractNum>
  <w:abstractNum w:abstractNumId="24" w15:restartNumberingAfterBreak="0">
    <w:nsid w:val="52043687"/>
    <w:multiLevelType w:val="hybridMultilevel"/>
    <w:tmpl w:val="20BE6B2E"/>
    <w:lvl w:ilvl="0" w:tplc="A346590C">
      <w:start w:val="1"/>
      <w:numFmt w:val="decimal"/>
      <w:pStyle w:val="a3"/>
      <w:lvlText w:val="3.3.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53FB05E7"/>
    <w:multiLevelType w:val="hybridMultilevel"/>
    <w:tmpl w:val="26363496"/>
    <w:lvl w:ilvl="0" w:tplc="7B88AF2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54C1D48"/>
    <w:multiLevelType w:val="multilevel"/>
    <w:tmpl w:val="47225936"/>
    <w:lvl w:ilvl="0">
      <w:start w:val="1"/>
      <w:numFmt w:val="decimal"/>
      <w:pStyle w:val="a4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27" w15:restartNumberingAfterBreak="0">
    <w:nsid w:val="55B9503F"/>
    <w:multiLevelType w:val="multilevel"/>
    <w:tmpl w:val="9FECC236"/>
    <w:lvl w:ilvl="0">
      <w:start w:val="1"/>
      <w:numFmt w:val="bullet"/>
      <w:pStyle w:val="a5"/>
      <w:lvlText w:val=""/>
      <w:lvlJc w:val="left"/>
      <w:pPr>
        <w:ind w:left="1134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1418" w:hanging="283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419"/>
        </w:tabs>
        <w:ind w:left="1419" w:firstLine="0"/>
      </w:pPr>
      <w:rPr>
        <w:rFonts w:hint="default"/>
      </w:rPr>
    </w:lvl>
    <w:lvl w:ilvl="3">
      <w:start w:val="1"/>
      <w:numFmt w:val="decimal"/>
      <w:lvlText w:val="%1"/>
      <w:lvlJc w:val="left"/>
      <w:pPr>
        <w:tabs>
          <w:tab w:val="num" w:pos="1703"/>
        </w:tabs>
        <w:ind w:left="1703" w:firstLine="0"/>
      </w:pPr>
      <w:rPr>
        <w:rFonts w:hint="default"/>
      </w:rPr>
    </w:lvl>
    <w:lvl w:ilvl="4">
      <w:start w:val="1"/>
      <w:numFmt w:val="decimal"/>
      <w:lvlText w:val="%1"/>
      <w:lvlJc w:val="left"/>
      <w:pPr>
        <w:tabs>
          <w:tab w:val="num" w:pos="1987"/>
        </w:tabs>
        <w:ind w:left="1987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271"/>
        </w:tabs>
        <w:ind w:left="2271" w:firstLine="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2555"/>
        </w:tabs>
        <w:ind w:left="2555" w:firstLine="0"/>
      </w:pPr>
      <w:rPr>
        <w:rFonts w:hint="default"/>
      </w:rPr>
    </w:lvl>
    <w:lvl w:ilvl="7">
      <w:start w:val="1"/>
      <w:numFmt w:val="decimal"/>
      <w:lvlText w:val="%1"/>
      <w:lvlJc w:val="left"/>
      <w:pPr>
        <w:tabs>
          <w:tab w:val="num" w:pos="2839"/>
        </w:tabs>
        <w:ind w:left="2839" w:firstLine="0"/>
      </w:pPr>
      <w:rPr>
        <w:rFonts w:hint="default"/>
      </w:rPr>
    </w:lvl>
    <w:lvl w:ilvl="8">
      <w:start w:val="1"/>
      <w:numFmt w:val="decimal"/>
      <w:lvlText w:val="%1"/>
      <w:lvlJc w:val="left"/>
      <w:pPr>
        <w:tabs>
          <w:tab w:val="num" w:pos="3123"/>
        </w:tabs>
        <w:ind w:left="3123" w:firstLine="0"/>
      </w:pPr>
      <w:rPr>
        <w:rFonts w:hint="default"/>
      </w:rPr>
    </w:lvl>
  </w:abstractNum>
  <w:abstractNum w:abstractNumId="28" w15:restartNumberingAfterBreak="0">
    <w:nsid w:val="5980522D"/>
    <w:multiLevelType w:val="hybridMultilevel"/>
    <w:tmpl w:val="BA5C054A"/>
    <w:lvl w:ilvl="0" w:tplc="9ACC0204">
      <w:start w:val="1"/>
      <w:numFmt w:val="bullet"/>
      <w:lvlText w:val=""/>
      <w:lvlJc w:val="center"/>
      <w:pPr>
        <w:ind w:left="1287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96070D"/>
    <w:multiLevelType w:val="hybridMultilevel"/>
    <w:tmpl w:val="35DCAE76"/>
    <w:lvl w:ilvl="0" w:tplc="7B88AF2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5E38463B"/>
    <w:multiLevelType w:val="multilevel"/>
    <w:tmpl w:val="769250BA"/>
    <w:lvl w:ilvl="0">
      <w:start w:val="1"/>
      <w:numFmt w:val="bullet"/>
      <w:pStyle w:val="a6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8"/>
        <w:szCs w:val="28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F975DAF"/>
    <w:multiLevelType w:val="hybridMultilevel"/>
    <w:tmpl w:val="CEEE0E9E"/>
    <w:lvl w:ilvl="0" w:tplc="02FA89F0">
      <w:start w:val="1"/>
      <w:numFmt w:val="bullet"/>
      <w:pStyle w:val="1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5C16C0F"/>
    <w:multiLevelType w:val="hybridMultilevel"/>
    <w:tmpl w:val="B052CADE"/>
    <w:lvl w:ilvl="0" w:tplc="FC32C8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C32C824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6BD0131"/>
    <w:multiLevelType w:val="hybridMultilevel"/>
    <w:tmpl w:val="AB0A4848"/>
    <w:lvl w:ilvl="0" w:tplc="05D4F962">
      <w:start w:val="1"/>
      <w:numFmt w:val="decimal"/>
      <w:pStyle w:val="a7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8FD4F14"/>
    <w:multiLevelType w:val="multilevel"/>
    <w:tmpl w:val="1B922C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79E7538D"/>
    <w:multiLevelType w:val="hybridMultilevel"/>
    <w:tmpl w:val="3DB21F7E"/>
    <w:lvl w:ilvl="0" w:tplc="1D161A5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D9DC70DA">
      <w:start w:val="1"/>
      <w:numFmt w:val="bullet"/>
      <w:suff w:val="space"/>
      <w:lvlText w:val=""/>
      <w:lvlJc w:val="left"/>
      <w:pPr>
        <w:ind w:left="1" w:firstLine="851"/>
      </w:pPr>
      <w:rPr>
        <w:rFonts w:ascii="Symbol" w:hAnsi="Symbol" w:hint="default"/>
        <w:color w:val="auto"/>
      </w:rPr>
    </w:lvl>
    <w:lvl w:ilvl="2" w:tplc="636EDDDC">
      <w:start w:val="1"/>
      <w:numFmt w:val="lowerLetter"/>
      <w:suff w:val="space"/>
      <w:lvlText w:val="%3)"/>
      <w:lvlJc w:val="left"/>
      <w:pPr>
        <w:ind w:left="2161" w:hanging="360"/>
      </w:pPr>
    </w:lvl>
    <w:lvl w:ilvl="3" w:tplc="041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6" w15:restartNumberingAfterBreak="0">
    <w:nsid w:val="7AD05BAF"/>
    <w:multiLevelType w:val="hybridMultilevel"/>
    <w:tmpl w:val="43FC9AE0"/>
    <w:lvl w:ilvl="0" w:tplc="9ACC0204">
      <w:start w:val="1"/>
      <w:numFmt w:val="bullet"/>
      <w:lvlText w:val=""/>
      <w:lvlJc w:val="center"/>
      <w:pPr>
        <w:ind w:left="1287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B331504"/>
    <w:multiLevelType w:val="hybridMultilevel"/>
    <w:tmpl w:val="DE8C4450"/>
    <w:lvl w:ilvl="0" w:tplc="395E1E92">
      <w:start w:val="1"/>
      <w:numFmt w:val="bullet"/>
      <w:pStyle w:val="a8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A67B8"/>
    <w:multiLevelType w:val="multilevel"/>
    <w:tmpl w:val="69A8D594"/>
    <w:lvl w:ilvl="0">
      <w:start w:val="1"/>
      <w:numFmt w:val="decimal"/>
      <w:pStyle w:val="1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78161529">
    <w:abstractNumId w:val="11"/>
  </w:num>
  <w:num w:numId="2" w16cid:durableId="758983188">
    <w:abstractNumId w:val="31"/>
  </w:num>
  <w:num w:numId="3" w16cid:durableId="1327711176">
    <w:abstractNumId w:val="38"/>
  </w:num>
  <w:num w:numId="4" w16cid:durableId="749280222">
    <w:abstractNumId w:val="6"/>
  </w:num>
  <w:num w:numId="5" w16cid:durableId="325060987">
    <w:abstractNumId w:val="23"/>
  </w:num>
  <w:num w:numId="6" w16cid:durableId="312225885">
    <w:abstractNumId w:val="3"/>
  </w:num>
  <w:num w:numId="7" w16cid:durableId="3889206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333920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176966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0764449">
    <w:abstractNumId w:val="30"/>
  </w:num>
  <w:num w:numId="11" w16cid:durableId="602104802">
    <w:abstractNumId w:val="26"/>
  </w:num>
  <w:num w:numId="12" w16cid:durableId="4129440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95015986">
    <w:abstractNumId w:val="22"/>
  </w:num>
  <w:num w:numId="14" w16cid:durableId="1668703713">
    <w:abstractNumId w:val="13"/>
  </w:num>
  <w:num w:numId="15" w16cid:durableId="640840500">
    <w:abstractNumId w:val="16"/>
  </w:num>
  <w:num w:numId="16" w16cid:durableId="1936478359">
    <w:abstractNumId w:val="15"/>
  </w:num>
  <w:num w:numId="17" w16cid:durableId="958880505">
    <w:abstractNumId w:val="8"/>
  </w:num>
  <w:num w:numId="18" w16cid:durableId="2125880315">
    <w:abstractNumId w:val="2"/>
  </w:num>
  <w:num w:numId="19" w16cid:durableId="2111393447">
    <w:abstractNumId w:val="29"/>
  </w:num>
  <w:num w:numId="20" w16cid:durableId="1744834515">
    <w:abstractNumId w:val="37"/>
  </w:num>
  <w:num w:numId="21" w16cid:durableId="1635865308">
    <w:abstractNumId w:val="14"/>
  </w:num>
  <w:num w:numId="22" w16cid:durableId="1110122672">
    <w:abstractNumId w:val="1"/>
  </w:num>
  <w:num w:numId="23" w16cid:durableId="1871724154">
    <w:abstractNumId w:val="35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4" w16cid:durableId="14360963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7800801">
    <w:abstractNumId w:val="9"/>
  </w:num>
  <w:num w:numId="26" w16cid:durableId="18091312">
    <w:abstractNumId w:val="12"/>
  </w:num>
  <w:num w:numId="27" w16cid:durableId="529074720">
    <w:abstractNumId w:val="27"/>
  </w:num>
  <w:num w:numId="28" w16cid:durableId="1932859396">
    <w:abstractNumId w:val="10"/>
  </w:num>
  <w:num w:numId="29" w16cid:durableId="1625385507">
    <w:abstractNumId w:val="33"/>
  </w:num>
  <w:num w:numId="30" w16cid:durableId="1765570222">
    <w:abstractNumId w:val="5"/>
  </w:num>
  <w:num w:numId="31" w16cid:durableId="832376734">
    <w:abstractNumId w:val="24"/>
  </w:num>
  <w:num w:numId="32" w16cid:durableId="671495865">
    <w:abstractNumId w:val="20"/>
  </w:num>
  <w:num w:numId="33" w16cid:durableId="1887637644">
    <w:abstractNumId w:val="25"/>
  </w:num>
  <w:num w:numId="34" w16cid:durableId="20360730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01884635">
    <w:abstractNumId w:val="34"/>
  </w:num>
  <w:num w:numId="36" w16cid:durableId="135531501">
    <w:abstractNumId w:val="28"/>
  </w:num>
  <w:num w:numId="37" w16cid:durableId="337543139">
    <w:abstractNumId w:val="32"/>
  </w:num>
  <w:num w:numId="38" w16cid:durableId="168066843">
    <w:abstractNumId w:val="36"/>
  </w:num>
  <w:num w:numId="39" w16cid:durableId="1946840944">
    <w:abstractNumId w:val="21"/>
  </w:num>
  <w:num w:numId="40" w16cid:durableId="1459646504">
    <w:abstractNumId w:val="7"/>
  </w:num>
  <w:num w:numId="41" w16cid:durableId="285552784">
    <w:abstractNumId w:val="17"/>
  </w:num>
  <w:num w:numId="42" w16cid:durableId="1046486159">
    <w:abstractNumId w:val="4"/>
  </w:num>
  <w:num w:numId="43" w16cid:durableId="9313523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80755831">
    <w:abstractNumId w:val="18"/>
  </w:num>
  <w:num w:numId="45" w16cid:durableId="927542388">
    <w:abstractNumId w:val="6"/>
  </w:num>
  <w:num w:numId="46" w16cid:durableId="1463116377">
    <w:abstractNumId w:val="0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imasique">
    <w15:presenceInfo w15:providerId="None" w15:userId="Dimasiqu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6C"/>
    <w:rsid w:val="00001C33"/>
    <w:rsid w:val="00005D17"/>
    <w:rsid w:val="0000624D"/>
    <w:rsid w:val="000062E7"/>
    <w:rsid w:val="00006ABE"/>
    <w:rsid w:val="000100B9"/>
    <w:rsid w:val="00015070"/>
    <w:rsid w:val="00016851"/>
    <w:rsid w:val="000220DC"/>
    <w:rsid w:val="00024AC8"/>
    <w:rsid w:val="00025A21"/>
    <w:rsid w:val="00025CCB"/>
    <w:rsid w:val="00026329"/>
    <w:rsid w:val="000307D3"/>
    <w:rsid w:val="00035642"/>
    <w:rsid w:val="00040314"/>
    <w:rsid w:val="000441DB"/>
    <w:rsid w:val="00044CFF"/>
    <w:rsid w:val="000504F6"/>
    <w:rsid w:val="00053A2A"/>
    <w:rsid w:val="000548A4"/>
    <w:rsid w:val="00057A34"/>
    <w:rsid w:val="00057D97"/>
    <w:rsid w:val="00062490"/>
    <w:rsid w:val="00066909"/>
    <w:rsid w:val="000669D3"/>
    <w:rsid w:val="00067897"/>
    <w:rsid w:val="000709F2"/>
    <w:rsid w:val="00071D96"/>
    <w:rsid w:val="00073D37"/>
    <w:rsid w:val="0007628E"/>
    <w:rsid w:val="0008205F"/>
    <w:rsid w:val="00082E36"/>
    <w:rsid w:val="00084E19"/>
    <w:rsid w:val="00085576"/>
    <w:rsid w:val="00086C7E"/>
    <w:rsid w:val="0008709E"/>
    <w:rsid w:val="00087EBB"/>
    <w:rsid w:val="000927D5"/>
    <w:rsid w:val="00092E29"/>
    <w:rsid w:val="00093521"/>
    <w:rsid w:val="00094091"/>
    <w:rsid w:val="000946D3"/>
    <w:rsid w:val="000947D4"/>
    <w:rsid w:val="00094A8D"/>
    <w:rsid w:val="00096C5C"/>
    <w:rsid w:val="00096D31"/>
    <w:rsid w:val="0009714D"/>
    <w:rsid w:val="000A12FC"/>
    <w:rsid w:val="000A3FED"/>
    <w:rsid w:val="000A6A9C"/>
    <w:rsid w:val="000A6C20"/>
    <w:rsid w:val="000A784E"/>
    <w:rsid w:val="000A7E54"/>
    <w:rsid w:val="000B0253"/>
    <w:rsid w:val="000B4BC5"/>
    <w:rsid w:val="000B5790"/>
    <w:rsid w:val="000B5F1C"/>
    <w:rsid w:val="000B70D9"/>
    <w:rsid w:val="000B7D84"/>
    <w:rsid w:val="000B7F0D"/>
    <w:rsid w:val="000C3773"/>
    <w:rsid w:val="000C5C9B"/>
    <w:rsid w:val="000C6573"/>
    <w:rsid w:val="000D0613"/>
    <w:rsid w:val="000D3322"/>
    <w:rsid w:val="000D336C"/>
    <w:rsid w:val="000D4D2C"/>
    <w:rsid w:val="000D7B7E"/>
    <w:rsid w:val="000E0B6B"/>
    <w:rsid w:val="000E0B78"/>
    <w:rsid w:val="000E0DA7"/>
    <w:rsid w:val="000E463C"/>
    <w:rsid w:val="000E4C9E"/>
    <w:rsid w:val="000E51ED"/>
    <w:rsid w:val="000E66D7"/>
    <w:rsid w:val="000E78FC"/>
    <w:rsid w:val="000F014F"/>
    <w:rsid w:val="000F11B5"/>
    <w:rsid w:val="000F237C"/>
    <w:rsid w:val="000F2F8B"/>
    <w:rsid w:val="000F3370"/>
    <w:rsid w:val="000F3DB0"/>
    <w:rsid w:val="000F3E26"/>
    <w:rsid w:val="000F4E6E"/>
    <w:rsid w:val="00100010"/>
    <w:rsid w:val="00106915"/>
    <w:rsid w:val="00106F4B"/>
    <w:rsid w:val="00107DFD"/>
    <w:rsid w:val="00107EA8"/>
    <w:rsid w:val="001104E2"/>
    <w:rsid w:val="00111AC2"/>
    <w:rsid w:val="00113648"/>
    <w:rsid w:val="00113875"/>
    <w:rsid w:val="001145E7"/>
    <w:rsid w:val="0011745B"/>
    <w:rsid w:val="00122633"/>
    <w:rsid w:val="00123591"/>
    <w:rsid w:val="001239B2"/>
    <w:rsid w:val="001264BC"/>
    <w:rsid w:val="00130199"/>
    <w:rsid w:val="001302E9"/>
    <w:rsid w:val="0013285D"/>
    <w:rsid w:val="00133122"/>
    <w:rsid w:val="0013646F"/>
    <w:rsid w:val="001371B6"/>
    <w:rsid w:val="001416A9"/>
    <w:rsid w:val="0014352E"/>
    <w:rsid w:val="001436A7"/>
    <w:rsid w:val="00147303"/>
    <w:rsid w:val="001501DF"/>
    <w:rsid w:val="001506A5"/>
    <w:rsid w:val="00151D25"/>
    <w:rsid w:val="00152227"/>
    <w:rsid w:val="00153720"/>
    <w:rsid w:val="00154044"/>
    <w:rsid w:val="00156CF1"/>
    <w:rsid w:val="001620C3"/>
    <w:rsid w:val="00163134"/>
    <w:rsid w:val="00167622"/>
    <w:rsid w:val="00175292"/>
    <w:rsid w:val="00176424"/>
    <w:rsid w:val="00177031"/>
    <w:rsid w:val="0017797D"/>
    <w:rsid w:val="001806E7"/>
    <w:rsid w:val="00181A0F"/>
    <w:rsid w:val="00183B0E"/>
    <w:rsid w:val="001849C8"/>
    <w:rsid w:val="00190135"/>
    <w:rsid w:val="001914A6"/>
    <w:rsid w:val="00192E3C"/>
    <w:rsid w:val="00193820"/>
    <w:rsid w:val="001955C4"/>
    <w:rsid w:val="001959D3"/>
    <w:rsid w:val="00197EA7"/>
    <w:rsid w:val="001A25A3"/>
    <w:rsid w:val="001A2A6B"/>
    <w:rsid w:val="001A504A"/>
    <w:rsid w:val="001A5B49"/>
    <w:rsid w:val="001B22EE"/>
    <w:rsid w:val="001B2B5A"/>
    <w:rsid w:val="001B34E0"/>
    <w:rsid w:val="001B644B"/>
    <w:rsid w:val="001B65A8"/>
    <w:rsid w:val="001C0D86"/>
    <w:rsid w:val="001C1480"/>
    <w:rsid w:val="001C5010"/>
    <w:rsid w:val="001C5B3B"/>
    <w:rsid w:val="001C7791"/>
    <w:rsid w:val="001C7C4A"/>
    <w:rsid w:val="001D0AC8"/>
    <w:rsid w:val="001D572B"/>
    <w:rsid w:val="001D6D46"/>
    <w:rsid w:val="001E2DC9"/>
    <w:rsid w:val="001E7D03"/>
    <w:rsid w:val="001F4918"/>
    <w:rsid w:val="001F5601"/>
    <w:rsid w:val="001F6DCC"/>
    <w:rsid w:val="001F71F7"/>
    <w:rsid w:val="0020047F"/>
    <w:rsid w:val="002020E6"/>
    <w:rsid w:val="002022CD"/>
    <w:rsid w:val="00202C05"/>
    <w:rsid w:val="0020397C"/>
    <w:rsid w:val="00205AFD"/>
    <w:rsid w:val="002079D0"/>
    <w:rsid w:val="00210333"/>
    <w:rsid w:val="0021392A"/>
    <w:rsid w:val="0021556C"/>
    <w:rsid w:val="0021583E"/>
    <w:rsid w:val="00217AD1"/>
    <w:rsid w:val="00222735"/>
    <w:rsid w:val="00223F82"/>
    <w:rsid w:val="002273CB"/>
    <w:rsid w:val="00230246"/>
    <w:rsid w:val="002328F1"/>
    <w:rsid w:val="00233FE2"/>
    <w:rsid w:val="002342AB"/>
    <w:rsid w:val="00243814"/>
    <w:rsid w:val="0024591A"/>
    <w:rsid w:val="0025030F"/>
    <w:rsid w:val="0025499E"/>
    <w:rsid w:val="00254E88"/>
    <w:rsid w:val="00256905"/>
    <w:rsid w:val="0025786C"/>
    <w:rsid w:val="0026113B"/>
    <w:rsid w:val="00261564"/>
    <w:rsid w:val="00261E13"/>
    <w:rsid w:val="002668E4"/>
    <w:rsid w:val="002700B1"/>
    <w:rsid w:val="00273DA3"/>
    <w:rsid w:val="00280EA4"/>
    <w:rsid w:val="00284602"/>
    <w:rsid w:val="002859BB"/>
    <w:rsid w:val="0028650E"/>
    <w:rsid w:val="00290939"/>
    <w:rsid w:val="002915A5"/>
    <w:rsid w:val="00292B05"/>
    <w:rsid w:val="00292DE2"/>
    <w:rsid w:val="00293C96"/>
    <w:rsid w:val="00296F06"/>
    <w:rsid w:val="002A0353"/>
    <w:rsid w:val="002A33F0"/>
    <w:rsid w:val="002A4F9D"/>
    <w:rsid w:val="002A7EBC"/>
    <w:rsid w:val="002B01C7"/>
    <w:rsid w:val="002B077A"/>
    <w:rsid w:val="002B1018"/>
    <w:rsid w:val="002B1ED2"/>
    <w:rsid w:val="002B2E57"/>
    <w:rsid w:val="002B368A"/>
    <w:rsid w:val="002B3C12"/>
    <w:rsid w:val="002B4654"/>
    <w:rsid w:val="002B4B58"/>
    <w:rsid w:val="002B5407"/>
    <w:rsid w:val="002B6B9D"/>
    <w:rsid w:val="002B7A23"/>
    <w:rsid w:val="002C0A26"/>
    <w:rsid w:val="002C0F28"/>
    <w:rsid w:val="002C0FA7"/>
    <w:rsid w:val="002C1A50"/>
    <w:rsid w:val="002C1AA6"/>
    <w:rsid w:val="002C37B5"/>
    <w:rsid w:val="002C66FC"/>
    <w:rsid w:val="002C6DF1"/>
    <w:rsid w:val="002C75A6"/>
    <w:rsid w:val="002D1259"/>
    <w:rsid w:val="002D12DB"/>
    <w:rsid w:val="002D13A2"/>
    <w:rsid w:val="002D2D76"/>
    <w:rsid w:val="002D3310"/>
    <w:rsid w:val="002E0B3A"/>
    <w:rsid w:val="002E256A"/>
    <w:rsid w:val="002E3736"/>
    <w:rsid w:val="002E6FF3"/>
    <w:rsid w:val="002E77D5"/>
    <w:rsid w:val="002F1B08"/>
    <w:rsid w:val="002F2BD5"/>
    <w:rsid w:val="002F5600"/>
    <w:rsid w:val="002F56B2"/>
    <w:rsid w:val="002F6FE8"/>
    <w:rsid w:val="003043A3"/>
    <w:rsid w:val="003052A4"/>
    <w:rsid w:val="00307393"/>
    <w:rsid w:val="003103AB"/>
    <w:rsid w:val="0031108B"/>
    <w:rsid w:val="00311134"/>
    <w:rsid w:val="00314601"/>
    <w:rsid w:val="00320622"/>
    <w:rsid w:val="00322139"/>
    <w:rsid w:val="003229B5"/>
    <w:rsid w:val="00324A2A"/>
    <w:rsid w:val="0032580A"/>
    <w:rsid w:val="0032767D"/>
    <w:rsid w:val="00327D8C"/>
    <w:rsid w:val="003319C3"/>
    <w:rsid w:val="003323DE"/>
    <w:rsid w:val="00333C85"/>
    <w:rsid w:val="003407D0"/>
    <w:rsid w:val="00342406"/>
    <w:rsid w:val="00342A9A"/>
    <w:rsid w:val="0034339E"/>
    <w:rsid w:val="003438C4"/>
    <w:rsid w:val="003439FA"/>
    <w:rsid w:val="00346CB7"/>
    <w:rsid w:val="0034776E"/>
    <w:rsid w:val="00350B59"/>
    <w:rsid w:val="00360F2A"/>
    <w:rsid w:val="003614D6"/>
    <w:rsid w:val="003629F7"/>
    <w:rsid w:val="0036583B"/>
    <w:rsid w:val="00372BCC"/>
    <w:rsid w:val="003734B0"/>
    <w:rsid w:val="003735A0"/>
    <w:rsid w:val="00373F23"/>
    <w:rsid w:val="00374A2B"/>
    <w:rsid w:val="00376473"/>
    <w:rsid w:val="003806B0"/>
    <w:rsid w:val="003806B9"/>
    <w:rsid w:val="003848C6"/>
    <w:rsid w:val="003855F2"/>
    <w:rsid w:val="00390625"/>
    <w:rsid w:val="003907A0"/>
    <w:rsid w:val="003951F0"/>
    <w:rsid w:val="00396F6C"/>
    <w:rsid w:val="00397149"/>
    <w:rsid w:val="00397387"/>
    <w:rsid w:val="003A27B8"/>
    <w:rsid w:val="003A27F1"/>
    <w:rsid w:val="003A37B9"/>
    <w:rsid w:val="003B39F9"/>
    <w:rsid w:val="003B4B73"/>
    <w:rsid w:val="003B56D6"/>
    <w:rsid w:val="003B665B"/>
    <w:rsid w:val="003B6EF7"/>
    <w:rsid w:val="003C0A3D"/>
    <w:rsid w:val="003C0AC1"/>
    <w:rsid w:val="003C1EB1"/>
    <w:rsid w:val="003C21B8"/>
    <w:rsid w:val="003C26B8"/>
    <w:rsid w:val="003D21A6"/>
    <w:rsid w:val="003D47D9"/>
    <w:rsid w:val="003D5097"/>
    <w:rsid w:val="003D681B"/>
    <w:rsid w:val="003E003B"/>
    <w:rsid w:val="003E1B6C"/>
    <w:rsid w:val="003E22B1"/>
    <w:rsid w:val="003E2FD1"/>
    <w:rsid w:val="003E664C"/>
    <w:rsid w:val="003E7038"/>
    <w:rsid w:val="003F2476"/>
    <w:rsid w:val="003F34D0"/>
    <w:rsid w:val="003F5FC1"/>
    <w:rsid w:val="003F73D6"/>
    <w:rsid w:val="004007D7"/>
    <w:rsid w:val="00402748"/>
    <w:rsid w:val="004027A6"/>
    <w:rsid w:val="00403BAA"/>
    <w:rsid w:val="00406241"/>
    <w:rsid w:val="0040791C"/>
    <w:rsid w:val="0041178D"/>
    <w:rsid w:val="004128D3"/>
    <w:rsid w:val="0041525C"/>
    <w:rsid w:val="004155A3"/>
    <w:rsid w:val="00416BDD"/>
    <w:rsid w:val="00420E91"/>
    <w:rsid w:val="00422309"/>
    <w:rsid w:val="00422AC0"/>
    <w:rsid w:val="00424606"/>
    <w:rsid w:val="00424F54"/>
    <w:rsid w:val="00430A5F"/>
    <w:rsid w:val="00430FCE"/>
    <w:rsid w:val="00431FC8"/>
    <w:rsid w:val="0043277E"/>
    <w:rsid w:val="004335A1"/>
    <w:rsid w:val="00434017"/>
    <w:rsid w:val="00434B2A"/>
    <w:rsid w:val="0044035E"/>
    <w:rsid w:val="00442FCB"/>
    <w:rsid w:val="00445D04"/>
    <w:rsid w:val="00447A33"/>
    <w:rsid w:val="00451EEA"/>
    <w:rsid w:val="00451FE3"/>
    <w:rsid w:val="00456D06"/>
    <w:rsid w:val="00456FD4"/>
    <w:rsid w:val="00460933"/>
    <w:rsid w:val="00461B7F"/>
    <w:rsid w:val="00466CF5"/>
    <w:rsid w:val="00467099"/>
    <w:rsid w:val="004753A0"/>
    <w:rsid w:val="00476226"/>
    <w:rsid w:val="00481E4C"/>
    <w:rsid w:val="00483E18"/>
    <w:rsid w:val="0048457F"/>
    <w:rsid w:val="00487AD1"/>
    <w:rsid w:val="00493F67"/>
    <w:rsid w:val="00496672"/>
    <w:rsid w:val="004A1B5D"/>
    <w:rsid w:val="004A31E6"/>
    <w:rsid w:val="004A62BA"/>
    <w:rsid w:val="004B0C3B"/>
    <w:rsid w:val="004B12CC"/>
    <w:rsid w:val="004B1F14"/>
    <w:rsid w:val="004B2C03"/>
    <w:rsid w:val="004B355F"/>
    <w:rsid w:val="004B466C"/>
    <w:rsid w:val="004B637C"/>
    <w:rsid w:val="004B6FD3"/>
    <w:rsid w:val="004B7E3F"/>
    <w:rsid w:val="004C238F"/>
    <w:rsid w:val="004C540F"/>
    <w:rsid w:val="004D1AD2"/>
    <w:rsid w:val="004D1C0F"/>
    <w:rsid w:val="004D3600"/>
    <w:rsid w:val="004D6BBE"/>
    <w:rsid w:val="004E21AB"/>
    <w:rsid w:val="004E303C"/>
    <w:rsid w:val="004E381B"/>
    <w:rsid w:val="004E3824"/>
    <w:rsid w:val="004F180A"/>
    <w:rsid w:val="004F2729"/>
    <w:rsid w:val="004F6707"/>
    <w:rsid w:val="004F6BA7"/>
    <w:rsid w:val="00501A16"/>
    <w:rsid w:val="005032CE"/>
    <w:rsid w:val="00503F19"/>
    <w:rsid w:val="005040D4"/>
    <w:rsid w:val="005100C4"/>
    <w:rsid w:val="00510E34"/>
    <w:rsid w:val="0051257D"/>
    <w:rsid w:val="00512F8B"/>
    <w:rsid w:val="00515A91"/>
    <w:rsid w:val="00516B16"/>
    <w:rsid w:val="00522E4A"/>
    <w:rsid w:val="0052464B"/>
    <w:rsid w:val="005255FA"/>
    <w:rsid w:val="00526514"/>
    <w:rsid w:val="00527838"/>
    <w:rsid w:val="00530927"/>
    <w:rsid w:val="00531040"/>
    <w:rsid w:val="00531170"/>
    <w:rsid w:val="0053549A"/>
    <w:rsid w:val="00535507"/>
    <w:rsid w:val="005355F4"/>
    <w:rsid w:val="00537A63"/>
    <w:rsid w:val="00537F36"/>
    <w:rsid w:val="00542654"/>
    <w:rsid w:val="0054381D"/>
    <w:rsid w:val="00544AFF"/>
    <w:rsid w:val="00544E62"/>
    <w:rsid w:val="00546C43"/>
    <w:rsid w:val="005567B7"/>
    <w:rsid w:val="005639EE"/>
    <w:rsid w:val="00563ECE"/>
    <w:rsid w:val="00566B84"/>
    <w:rsid w:val="0057078C"/>
    <w:rsid w:val="00570D49"/>
    <w:rsid w:val="00571E36"/>
    <w:rsid w:val="00573648"/>
    <w:rsid w:val="00574FFB"/>
    <w:rsid w:val="005763B9"/>
    <w:rsid w:val="00576D1B"/>
    <w:rsid w:val="00577CBB"/>
    <w:rsid w:val="00581FEE"/>
    <w:rsid w:val="005826FC"/>
    <w:rsid w:val="00583231"/>
    <w:rsid w:val="005856A7"/>
    <w:rsid w:val="0058606E"/>
    <w:rsid w:val="005918CC"/>
    <w:rsid w:val="005977B1"/>
    <w:rsid w:val="005978C1"/>
    <w:rsid w:val="005A023A"/>
    <w:rsid w:val="005A0CC3"/>
    <w:rsid w:val="005A34AB"/>
    <w:rsid w:val="005A6A13"/>
    <w:rsid w:val="005B0942"/>
    <w:rsid w:val="005B371C"/>
    <w:rsid w:val="005B466B"/>
    <w:rsid w:val="005B61F5"/>
    <w:rsid w:val="005B6A42"/>
    <w:rsid w:val="005B6FFC"/>
    <w:rsid w:val="005B7D93"/>
    <w:rsid w:val="005C001E"/>
    <w:rsid w:val="005C064B"/>
    <w:rsid w:val="005C3F8F"/>
    <w:rsid w:val="005C6D94"/>
    <w:rsid w:val="005E07BD"/>
    <w:rsid w:val="005E31BC"/>
    <w:rsid w:val="005E7E5F"/>
    <w:rsid w:val="005F2937"/>
    <w:rsid w:val="005F2C33"/>
    <w:rsid w:val="005F7662"/>
    <w:rsid w:val="005F7870"/>
    <w:rsid w:val="005F7E68"/>
    <w:rsid w:val="006012B9"/>
    <w:rsid w:val="00601685"/>
    <w:rsid w:val="00604206"/>
    <w:rsid w:val="00606581"/>
    <w:rsid w:val="0061267A"/>
    <w:rsid w:val="00613A57"/>
    <w:rsid w:val="00615734"/>
    <w:rsid w:val="00621649"/>
    <w:rsid w:val="0062413D"/>
    <w:rsid w:val="00624E38"/>
    <w:rsid w:val="006251F0"/>
    <w:rsid w:val="00626E21"/>
    <w:rsid w:val="00630DB3"/>
    <w:rsid w:val="00637F09"/>
    <w:rsid w:val="006403DD"/>
    <w:rsid w:val="00641806"/>
    <w:rsid w:val="006418FE"/>
    <w:rsid w:val="00642899"/>
    <w:rsid w:val="00642CB2"/>
    <w:rsid w:val="00645446"/>
    <w:rsid w:val="00647572"/>
    <w:rsid w:val="00652842"/>
    <w:rsid w:val="0065378D"/>
    <w:rsid w:val="00653F48"/>
    <w:rsid w:val="006606CE"/>
    <w:rsid w:val="0066287B"/>
    <w:rsid w:val="0066461E"/>
    <w:rsid w:val="00664F73"/>
    <w:rsid w:val="006675A4"/>
    <w:rsid w:val="00667A8F"/>
    <w:rsid w:val="00667F89"/>
    <w:rsid w:val="0067145A"/>
    <w:rsid w:val="00673DBC"/>
    <w:rsid w:val="00675E13"/>
    <w:rsid w:val="00680F22"/>
    <w:rsid w:val="00681051"/>
    <w:rsid w:val="0068374C"/>
    <w:rsid w:val="0068377C"/>
    <w:rsid w:val="00685CA1"/>
    <w:rsid w:val="00690021"/>
    <w:rsid w:val="006929F5"/>
    <w:rsid w:val="0069476B"/>
    <w:rsid w:val="00694A47"/>
    <w:rsid w:val="006A11D4"/>
    <w:rsid w:val="006A1EED"/>
    <w:rsid w:val="006A4951"/>
    <w:rsid w:val="006A5D1A"/>
    <w:rsid w:val="006A6A5F"/>
    <w:rsid w:val="006B0738"/>
    <w:rsid w:val="006B3643"/>
    <w:rsid w:val="006B5DAB"/>
    <w:rsid w:val="006B6905"/>
    <w:rsid w:val="006B7B41"/>
    <w:rsid w:val="006B7E56"/>
    <w:rsid w:val="006C04B3"/>
    <w:rsid w:val="006C401B"/>
    <w:rsid w:val="006C74AD"/>
    <w:rsid w:val="006C7BE0"/>
    <w:rsid w:val="006D22A2"/>
    <w:rsid w:val="006D53D2"/>
    <w:rsid w:val="006D5BC6"/>
    <w:rsid w:val="006E1B6A"/>
    <w:rsid w:val="006E223C"/>
    <w:rsid w:val="006E321C"/>
    <w:rsid w:val="006E3FF1"/>
    <w:rsid w:val="006E4140"/>
    <w:rsid w:val="006E70E6"/>
    <w:rsid w:val="006F0921"/>
    <w:rsid w:val="006F112C"/>
    <w:rsid w:val="006F32EB"/>
    <w:rsid w:val="006F3E9F"/>
    <w:rsid w:val="006F43CB"/>
    <w:rsid w:val="006F455F"/>
    <w:rsid w:val="006F5CE6"/>
    <w:rsid w:val="006F710A"/>
    <w:rsid w:val="00705CC3"/>
    <w:rsid w:val="0070759A"/>
    <w:rsid w:val="00712431"/>
    <w:rsid w:val="00712CDE"/>
    <w:rsid w:val="007132C9"/>
    <w:rsid w:val="0071337E"/>
    <w:rsid w:val="00715F1C"/>
    <w:rsid w:val="00717141"/>
    <w:rsid w:val="00717BB8"/>
    <w:rsid w:val="00720443"/>
    <w:rsid w:val="00721A76"/>
    <w:rsid w:val="00721DFC"/>
    <w:rsid w:val="007233D6"/>
    <w:rsid w:val="007264B7"/>
    <w:rsid w:val="00726E85"/>
    <w:rsid w:val="00733408"/>
    <w:rsid w:val="00733EEB"/>
    <w:rsid w:val="007347F6"/>
    <w:rsid w:val="00740ED1"/>
    <w:rsid w:val="00743D3B"/>
    <w:rsid w:val="00744294"/>
    <w:rsid w:val="00745A0E"/>
    <w:rsid w:val="007468B2"/>
    <w:rsid w:val="00746AC5"/>
    <w:rsid w:val="00751572"/>
    <w:rsid w:val="00751D3E"/>
    <w:rsid w:val="00757F1A"/>
    <w:rsid w:val="0076482C"/>
    <w:rsid w:val="007648BB"/>
    <w:rsid w:val="00765833"/>
    <w:rsid w:val="00766489"/>
    <w:rsid w:val="00766D2A"/>
    <w:rsid w:val="00766EE9"/>
    <w:rsid w:val="007674E4"/>
    <w:rsid w:val="00770A8B"/>
    <w:rsid w:val="0077383D"/>
    <w:rsid w:val="007746E4"/>
    <w:rsid w:val="00775622"/>
    <w:rsid w:val="0078065A"/>
    <w:rsid w:val="00783100"/>
    <w:rsid w:val="00783E66"/>
    <w:rsid w:val="00784001"/>
    <w:rsid w:val="007849CF"/>
    <w:rsid w:val="00786456"/>
    <w:rsid w:val="007865FD"/>
    <w:rsid w:val="00790F49"/>
    <w:rsid w:val="007928C1"/>
    <w:rsid w:val="00796AB3"/>
    <w:rsid w:val="007A0B1D"/>
    <w:rsid w:val="007A1496"/>
    <w:rsid w:val="007A149F"/>
    <w:rsid w:val="007A1C1A"/>
    <w:rsid w:val="007A2D2A"/>
    <w:rsid w:val="007A2E87"/>
    <w:rsid w:val="007A48A9"/>
    <w:rsid w:val="007A5D86"/>
    <w:rsid w:val="007A6839"/>
    <w:rsid w:val="007B05E3"/>
    <w:rsid w:val="007B0B1C"/>
    <w:rsid w:val="007B0EA7"/>
    <w:rsid w:val="007B1621"/>
    <w:rsid w:val="007B41AC"/>
    <w:rsid w:val="007B66B8"/>
    <w:rsid w:val="007B6D1B"/>
    <w:rsid w:val="007B7379"/>
    <w:rsid w:val="007C073B"/>
    <w:rsid w:val="007C077E"/>
    <w:rsid w:val="007C273C"/>
    <w:rsid w:val="007C4B5E"/>
    <w:rsid w:val="007C519E"/>
    <w:rsid w:val="007C597D"/>
    <w:rsid w:val="007C63CB"/>
    <w:rsid w:val="007D0B13"/>
    <w:rsid w:val="007D2662"/>
    <w:rsid w:val="007D42B3"/>
    <w:rsid w:val="007D7332"/>
    <w:rsid w:val="007D7365"/>
    <w:rsid w:val="007E3913"/>
    <w:rsid w:val="007E56F1"/>
    <w:rsid w:val="007E5CFB"/>
    <w:rsid w:val="007F0135"/>
    <w:rsid w:val="007F03D8"/>
    <w:rsid w:val="007F5036"/>
    <w:rsid w:val="007F6AF5"/>
    <w:rsid w:val="007F6E43"/>
    <w:rsid w:val="007F7605"/>
    <w:rsid w:val="0080363C"/>
    <w:rsid w:val="0080520C"/>
    <w:rsid w:val="008108F0"/>
    <w:rsid w:val="00811A2B"/>
    <w:rsid w:val="0081204F"/>
    <w:rsid w:val="00812301"/>
    <w:rsid w:val="00814FEC"/>
    <w:rsid w:val="00820634"/>
    <w:rsid w:val="0082130C"/>
    <w:rsid w:val="00821DA4"/>
    <w:rsid w:val="00823641"/>
    <w:rsid w:val="00823FF6"/>
    <w:rsid w:val="00831AAE"/>
    <w:rsid w:val="00835BDB"/>
    <w:rsid w:val="00846B27"/>
    <w:rsid w:val="00846E59"/>
    <w:rsid w:val="0085084D"/>
    <w:rsid w:val="008523AD"/>
    <w:rsid w:val="00852CD3"/>
    <w:rsid w:val="008530A3"/>
    <w:rsid w:val="00854956"/>
    <w:rsid w:val="00854F7A"/>
    <w:rsid w:val="008573DB"/>
    <w:rsid w:val="008612AD"/>
    <w:rsid w:val="00861E21"/>
    <w:rsid w:val="00862B8B"/>
    <w:rsid w:val="008669AE"/>
    <w:rsid w:val="00867471"/>
    <w:rsid w:val="00867DCB"/>
    <w:rsid w:val="00871019"/>
    <w:rsid w:val="00873F11"/>
    <w:rsid w:val="0087601F"/>
    <w:rsid w:val="008762A4"/>
    <w:rsid w:val="00876345"/>
    <w:rsid w:val="00880584"/>
    <w:rsid w:val="008845C8"/>
    <w:rsid w:val="00885CAD"/>
    <w:rsid w:val="008904E0"/>
    <w:rsid w:val="008905F4"/>
    <w:rsid w:val="0089144B"/>
    <w:rsid w:val="00891750"/>
    <w:rsid w:val="008925E9"/>
    <w:rsid w:val="008939C0"/>
    <w:rsid w:val="0089408F"/>
    <w:rsid w:val="008942AA"/>
    <w:rsid w:val="00895485"/>
    <w:rsid w:val="00895613"/>
    <w:rsid w:val="008A0596"/>
    <w:rsid w:val="008A09D3"/>
    <w:rsid w:val="008A2B05"/>
    <w:rsid w:val="008A2B3C"/>
    <w:rsid w:val="008A4109"/>
    <w:rsid w:val="008A4A8F"/>
    <w:rsid w:val="008A6388"/>
    <w:rsid w:val="008A785D"/>
    <w:rsid w:val="008A797B"/>
    <w:rsid w:val="008B043B"/>
    <w:rsid w:val="008B14BA"/>
    <w:rsid w:val="008B1F86"/>
    <w:rsid w:val="008B712A"/>
    <w:rsid w:val="008B7A8A"/>
    <w:rsid w:val="008C2A46"/>
    <w:rsid w:val="008C43FE"/>
    <w:rsid w:val="008D0B69"/>
    <w:rsid w:val="008D0E5B"/>
    <w:rsid w:val="008D1A4C"/>
    <w:rsid w:val="008D42CD"/>
    <w:rsid w:val="008D4F4C"/>
    <w:rsid w:val="008D5B20"/>
    <w:rsid w:val="008D6CF7"/>
    <w:rsid w:val="008D700E"/>
    <w:rsid w:val="008E0DD1"/>
    <w:rsid w:val="008E15E1"/>
    <w:rsid w:val="008E234E"/>
    <w:rsid w:val="008E5F14"/>
    <w:rsid w:val="008E6497"/>
    <w:rsid w:val="008E7595"/>
    <w:rsid w:val="008F01F4"/>
    <w:rsid w:val="008F11E2"/>
    <w:rsid w:val="008F1CB5"/>
    <w:rsid w:val="008F296D"/>
    <w:rsid w:val="009025C9"/>
    <w:rsid w:val="00906363"/>
    <w:rsid w:val="00906F5D"/>
    <w:rsid w:val="009077F0"/>
    <w:rsid w:val="00907FA4"/>
    <w:rsid w:val="00910A63"/>
    <w:rsid w:val="0091428A"/>
    <w:rsid w:val="0091468C"/>
    <w:rsid w:val="00916E29"/>
    <w:rsid w:val="00922B91"/>
    <w:rsid w:val="00925160"/>
    <w:rsid w:val="0092613C"/>
    <w:rsid w:val="009279F5"/>
    <w:rsid w:val="00932B6B"/>
    <w:rsid w:val="00933B47"/>
    <w:rsid w:val="00933C8C"/>
    <w:rsid w:val="00936BF6"/>
    <w:rsid w:val="00936EA4"/>
    <w:rsid w:val="00937B9E"/>
    <w:rsid w:val="009415BB"/>
    <w:rsid w:val="00941D49"/>
    <w:rsid w:val="00942932"/>
    <w:rsid w:val="00942DAF"/>
    <w:rsid w:val="00943100"/>
    <w:rsid w:val="00943122"/>
    <w:rsid w:val="00944310"/>
    <w:rsid w:val="0094564F"/>
    <w:rsid w:val="00947D86"/>
    <w:rsid w:val="0095140D"/>
    <w:rsid w:val="0095288E"/>
    <w:rsid w:val="00953282"/>
    <w:rsid w:val="00964633"/>
    <w:rsid w:val="00967075"/>
    <w:rsid w:val="009700E8"/>
    <w:rsid w:val="009702BF"/>
    <w:rsid w:val="00970F45"/>
    <w:rsid w:val="009710BE"/>
    <w:rsid w:val="0097324E"/>
    <w:rsid w:val="00973406"/>
    <w:rsid w:val="00974316"/>
    <w:rsid w:val="00977C44"/>
    <w:rsid w:val="00980222"/>
    <w:rsid w:val="00980C73"/>
    <w:rsid w:val="00984472"/>
    <w:rsid w:val="0099069E"/>
    <w:rsid w:val="0099129B"/>
    <w:rsid w:val="009918B7"/>
    <w:rsid w:val="00991986"/>
    <w:rsid w:val="00991AE5"/>
    <w:rsid w:val="0099228F"/>
    <w:rsid w:val="00993B7B"/>
    <w:rsid w:val="00993C19"/>
    <w:rsid w:val="00993EF8"/>
    <w:rsid w:val="0099707B"/>
    <w:rsid w:val="0099783C"/>
    <w:rsid w:val="009A1E24"/>
    <w:rsid w:val="009A261E"/>
    <w:rsid w:val="009A2E52"/>
    <w:rsid w:val="009A3507"/>
    <w:rsid w:val="009A5D68"/>
    <w:rsid w:val="009A626E"/>
    <w:rsid w:val="009A7064"/>
    <w:rsid w:val="009B08CC"/>
    <w:rsid w:val="009B28C0"/>
    <w:rsid w:val="009C0398"/>
    <w:rsid w:val="009C05EF"/>
    <w:rsid w:val="009C4D05"/>
    <w:rsid w:val="009C54E2"/>
    <w:rsid w:val="009C74F2"/>
    <w:rsid w:val="009D4B75"/>
    <w:rsid w:val="009D5201"/>
    <w:rsid w:val="009D7405"/>
    <w:rsid w:val="009F12D4"/>
    <w:rsid w:val="009F1416"/>
    <w:rsid w:val="009F2CE8"/>
    <w:rsid w:val="009F6BC4"/>
    <w:rsid w:val="00A00A3A"/>
    <w:rsid w:val="00A016D8"/>
    <w:rsid w:val="00A054A9"/>
    <w:rsid w:val="00A072EE"/>
    <w:rsid w:val="00A12A74"/>
    <w:rsid w:val="00A13CEA"/>
    <w:rsid w:val="00A14EE3"/>
    <w:rsid w:val="00A16E3E"/>
    <w:rsid w:val="00A2024D"/>
    <w:rsid w:val="00A24210"/>
    <w:rsid w:val="00A262A6"/>
    <w:rsid w:val="00A27A21"/>
    <w:rsid w:val="00A30B32"/>
    <w:rsid w:val="00A31197"/>
    <w:rsid w:val="00A31C14"/>
    <w:rsid w:val="00A32B3A"/>
    <w:rsid w:val="00A32C4F"/>
    <w:rsid w:val="00A34C3F"/>
    <w:rsid w:val="00A360AF"/>
    <w:rsid w:val="00A37CE3"/>
    <w:rsid w:val="00A424B7"/>
    <w:rsid w:val="00A42CC4"/>
    <w:rsid w:val="00A42D42"/>
    <w:rsid w:val="00A43C23"/>
    <w:rsid w:val="00A441E7"/>
    <w:rsid w:val="00A443C2"/>
    <w:rsid w:val="00A461D7"/>
    <w:rsid w:val="00A477D3"/>
    <w:rsid w:val="00A51791"/>
    <w:rsid w:val="00A51F1C"/>
    <w:rsid w:val="00A527C9"/>
    <w:rsid w:val="00A528B1"/>
    <w:rsid w:val="00A538BB"/>
    <w:rsid w:val="00A54186"/>
    <w:rsid w:val="00A54F21"/>
    <w:rsid w:val="00A55931"/>
    <w:rsid w:val="00A55D0D"/>
    <w:rsid w:val="00A57966"/>
    <w:rsid w:val="00A57CA4"/>
    <w:rsid w:val="00A6039E"/>
    <w:rsid w:val="00A60B9C"/>
    <w:rsid w:val="00A60F36"/>
    <w:rsid w:val="00A610C7"/>
    <w:rsid w:val="00A61E28"/>
    <w:rsid w:val="00A626B5"/>
    <w:rsid w:val="00A62AA0"/>
    <w:rsid w:val="00A62D6E"/>
    <w:rsid w:val="00A64779"/>
    <w:rsid w:val="00A648B5"/>
    <w:rsid w:val="00A64FB9"/>
    <w:rsid w:val="00A651EA"/>
    <w:rsid w:val="00A655DD"/>
    <w:rsid w:val="00A65AD7"/>
    <w:rsid w:val="00A65AEF"/>
    <w:rsid w:val="00A66903"/>
    <w:rsid w:val="00A73A96"/>
    <w:rsid w:val="00A800D9"/>
    <w:rsid w:val="00A80BDE"/>
    <w:rsid w:val="00A8280A"/>
    <w:rsid w:val="00A83C41"/>
    <w:rsid w:val="00A86B8C"/>
    <w:rsid w:val="00A86DD2"/>
    <w:rsid w:val="00A91B55"/>
    <w:rsid w:val="00A91F26"/>
    <w:rsid w:val="00A92FDC"/>
    <w:rsid w:val="00A93575"/>
    <w:rsid w:val="00A94D39"/>
    <w:rsid w:val="00A96C68"/>
    <w:rsid w:val="00A976EB"/>
    <w:rsid w:val="00AA0A15"/>
    <w:rsid w:val="00AA2DF9"/>
    <w:rsid w:val="00AB0E2D"/>
    <w:rsid w:val="00AB40CB"/>
    <w:rsid w:val="00AC06E5"/>
    <w:rsid w:val="00AC1569"/>
    <w:rsid w:val="00AC157E"/>
    <w:rsid w:val="00AC21D4"/>
    <w:rsid w:val="00AC331A"/>
    <w:rsid w:val="00AC46AC"/>
    <w:rsid w:val="00AC4B08"/>
    <w:rsid w:val="00AD039F"/>
    <w:rsid w:val="00AD0E41"/>
    <w:rsid w:val="00AD5BAF"/>
    <w:rsid w:val="00AD6039"/>
    <w:rsid w:val="00AE018F"/>
    <w:rsid w:val="00AE0F09"/>
    <w:rsid w:val="00AE1782"/>
    <w:rsid w:val="00AE5769"/>
    <w:rsid w:val="00AE5C7F"/>
    <w:rsid w:val="00AE6A84"/>
    <w:rsid w:val="00AE77FC"/>
    <w:rsid w:val="00AF2846"/>
    <w:rsid w:val="00AF2AD3"/>
    <w:rsid w:val="00AF3FA3"/>
    <w:rsid w:val="00AF4FFF"/>
    <w:rsid w:val="00AF5548"/>
    <w:rsid w:val="00AF5ADC"/>
    <w:rsid w:val="00B016CD"/>
    <w:rsid w:val="00B02698"/>
    <w:rsid w:val="00B02868"/>
    <w:rsid w:val="00B03102"/>
    <w:rsid w:val="00B0480D"/>
    <w:rsid w:val="00B055E7"/>
    <w:rsid w:val="00B061A1"/>
    <w:rsid w:val="00B06772"/>
    <w:rsid w:val="00B06A24"/>
    <w:rsid w:val="00B07F64"/>
    <w:rsid w:val="00B12062"/>
    <w:rsid w:val="00B12DDA"/>
    <w:rsid w:val="00B12E73"/>
    <w:rsid w:val="00B1644C"/>
    <w:rsid w:val="00B205FE"/>
    <w:rsid w:val="00B2149B"/>
    <w:rsid w:val="00B2350E"/>
    <w:rsid w:val="00B25280"/>
    <w:rsid w:val="00B31776"/>
    <w:rsid w:val="00B32812"/>
    <w:rsid w:val="00B34B0F"/>
    <w:rsid w:val="00B376D5"/>
    <w:rsid w:val="00B40D10"/>
    <w:rsid w:val="00B45623"/>
    <w:rsid w:val="00B46DCF"/>
    <w:rsid w:val="00B50E75"/>
    <w:rsid w:val="00B530E7"/>
    <w:rsid w:val="00B5375D"/>
    <w:rsid w:val="00B5503A"/>
    <w:rsid w:val="00B55EFB"/>
    <w:rsid w:val="00B561DA"/>
    <w:rsid w:val="00B569FB"/>
    <w:rsid w:val="00B5791D"/>
    <w:rsid w:val="00B631C9"/>
    <w:rsid w:val="00B632D2"/>
    <w:rsid w:val="00B644C9"/>
    <w:rsid w:val="00B65BA7"/>
    <w:rsid w:val="00B66C95"/>
    <w:rsid w:val="00B73C42"/>
    <w:rsid w:val="00B74830"/>
    <w:rsid w:val="00B74EEB"/>
    <w:rsid w:val="00B767F2"/>
    <w:rsid w:val="00B80D3E"/>
    <w:rsid w:val="00B8362E"/>
    <w:rsid w:val="00B83A58"/>
    <w:rsid w:val="00B857CB"/>
    <w:rsid w:val="00B913F9"/>
    <w:rsid w:val="00B93D20"/>
    <w:rsid w:val="00B961F8"/>
    <w:rsid w:val="00BA507C"/>
    <w:rsid w:val="00BA518B"/>
    <w:rsid w:val="00BA5530"/>
    <w:rsid w:val="00BA6F6E"/>
    <w:rsid w:val="00BA7421"/>
    <w:rsid w:val="00BB0662"/>
    <w:rsid w:val="00BB0DA4"/>
    <w:rsid w:val="00BB22E7"/>
    <w:rsid w:val="00BC0863"/>
    <w:rsid w:val="00BC0E75"/>
    <w:rsid w:val="00BC14C5"/>
    <w:rsid w:val="00BC5493"/>
    <w:rsid w:val="00BC7444"/>
    <w:rsid w:val="00BD07B0"/>
    <w:rsid w:val="00BD132B"/>
    <w:rsid w:val="00BD4E85"/>
    <w:rsid w:val="00BD5CCD"/>
    <w:rsid w:val="00BD64C9"/>
    <w:rsid w:val="00BD67A3"/>
    <w:rsid w:val="00BD68D3"/>
    <w:rsid w:val="00BE4A6A"/>
    <w:rsid w:val="00BE514C"/>
    <w:rsid w:val="00BE7262"/>
    <w:rsid w:val="00BF0205"/>
    <w:rsid w:val="00BF0368"/>
    <w:rsid w:val="00BF04B9"/>
    <w:rsid w:val="00BF0AA3"/>
    <w:rsid w:val="00BF2D32"/>
    <w:rsid w:val="00BF72E3"/>
    <w:rsid w:val="00BF742C"/>
    <w:rsid w:val="00BF772A"/>
    <w:rsid w:val="00BF7B98"/>
    <w:rsid w:val="00C035EF"/>
    <w:rsid w:val="00C05C5D"/>
    <w:rsid w:val="00C07D73"/>
    <w:rsid w:val="00C12906"/>
    <w:rsid w:val="00C130CB"/>
    <w:rsid w:val="00C13E8E"/>
    <w:rsid w:val="00C1646F"/>
    <w:rsid w:val="00C1720F"/>
    <w:rsid w:val="00C2252D"/>
    <w:rsid w:val="00C22D9D"/>
    <w:rsid w:val="00C24173"/>
    <w:rsid w:val="00C24257"/>
    <w:rsid w:val="00C259A9"/>
    <w:rsid w:val="00C273B9"/>
    <w:rsid w:val="00C2747C"/>
    <w:rsid w:val="00C304E9"/>
    <w:rsid w:val="00C3187F"/>
    <w:rsid w:val="00C3319E"/>
    <w:rsid w:val="00C372BA"/>
    <w:rsid w:val="00C41ECF"/>
    <w:rsid w:val="00C42C87"/>
    <w:rsid w:val="00C447BE"/>
    <w:rsid w:val="00C464B6"/>
    <w:rsid w:val="00C47B85"/>
    <w:rsid w:val="00C47F25"/>
    <w:rsid w:val="00C511C1"/>
    <w:rsid w:val="00C52370"/>
    <w:rsid w:val="00C52878"/>
    <w:rsid w:val="00C54A96"/>
    <w:rsid w:val="00C54F0B"/>
    <w:rsid w:val="00C600C2"/>
    <w:rsid w:val="00C62FCE"/>
    <w:rsid w:val="00C63666"/>
    <w:rsid w:val="00C642D7"/>
    <w:rsid w:val="00C6441C"/>
    <w:rsid w:val="00C647E8"/>
    <w:rsid w:val="00C64C98"/>
    <w:rsid w:val="00C71478"/>
    <w:rsid w:val="00C72D02"/>
    <w:rsid w:val="00C73106"/>
    <w:rsid w:val="00C73725"/>
    <w:rsid w:val="00C75007"/>
    <w:rsid w:val="00C75524"/>
    <w:rsid w:val="00C76B22"/>
    <w:rsid w:val="00C80E90"/>
    <w:rsid w:val="00C84A27"/>
    <w:rsid w:val="00C8503D"/>
    <w:rsid w:val="00C87CBB"/>
    <w:rsid w:val="00C95EDC"/>
    <w:rsid w:val="00CA00E7"/>
    <w:rsid w:val="00CA02A4"/>
    <w:rsid w:val="00CA5300"/>
    <w:rsid w:val="00CB053B"/>
    <w:rsid w:val="00CB2534"/>
    <w:rsid w:val="00CB28BA"/>
    <w:rsid w:val="00CB36CD"/>
    <w:rsid w:val="00CB6A1C"/>
    <w:rsid w:val="00CB7D98"/>
    <w:rsid w:val="00CC2E20"/>
    <w:rsid w:val="00CC3552"/>
    <w:rsid w:val="00CC3C19"/>
    <w:rsid w:val="00CC4A59"/>
    <w:rsid w:val="00CC4BE4"/>
    <w:rsid w:val="00CC58BE"/>
    <w:rsid w:val="00CC6928"/>
    <w:rsid w:val="00CC6D37"/>
    <w:rsid w:val="00CD0327"/>
    <w:rsid w:val="00CD1C0D"/>
    <w:rsid w:val="00CD1C42"/>
    <w:rsid w:val="00CD1E93"/>
    <w:rsid w:val="00CD2544"/>
    <w:rsid w:val="00CD2870"/>
    <w:rsid w:val="00CD34EA"/>
    <w:rsid w:val="00CD72D3"/>
    <w:rsid w:val="00CE03B4"/>
    <w:rsid w:val="00CE1014"/>
    <w:rsid w:val="00CE2FDD"/>
    <w:rsid w:val="00CE4F4B"/>
    <w:rsid w:val="00CE5051"/>
    <w:rsid w:val="00CE5206"/>
    <w:rsid w:val="00CE7847"/>
    <w:rsid w:val="00CE7C21"/>
    <w:rsid w:val="00CF5C11"/>
    <w:rsid w:val="00CF716E"/>
    <w:rsid w:val="00CF7E53"/>
    <w:rsid w:val="00D03E72"/>
    <w:rsid w:val="00D05370"/>
    <w:rsid w:val="00D06C51"/>
    <w:rsid w:val="00D1128D"/>
    <w:rsid w:val="00D1156A"/>
    <w:rsid w:val="00D116AC"/>
    <w:rsid w:val="00D1291D"/>
    <w:rsid w:val="00D160DB"/>
    <w:rsid w:val="00D163A2"/>
    <w:rsid w:val="00D170AE"/>
    <w:rsid w:val="00D2247A"/>
    <w:rsid w:val="00D22AEB"/>
    <w:rsid w:val="00D24975"/>
    <w:rsid w:val="00D2549A"/>
    <w:rsid w:val="00D25ABA"/>
    <w:rsid w:val="00D30397"/>
    <w:rsid w:val="00D3041B"/>
    <w:rsid w:val="00D32C81"/>
    <w:rsid w:val="00D33490"/>
    <w:rsid w:val="00D4057C"/>
    <w:rsid w:val="00D408A9"/>
    <w:rsid w:val="00D42355"/>
    <w:rsid w:val="00D42A8C"/>
    <w:rsid w:val="00D447B8"/>
    <w:rsid w:val="00D4532F"/>
    <w:rsid w:val="00D469AC"/>
    <w:rsid w:val="00D47699"/>
    <w:rsid w:val="00D50805"/>
    <w:rsid w:val="00D52FA9"/>
    <w:rsid w:val="00D5334D"/>
    <w:rsid w:val="00D55900"/>
    <w:rsid w:val="00D576F2"/>
    <w:rsid w:val="00D60DDC"/>
    <w:rsid w:val="00D621D3"/>
    <w:rsid w:val="00D63B0A"/>
    <w:rsid w:val="00D667B9"/>
    <w:rsid w:val="00D66BBB"/>
    <w:rsid w:val="00D678E5"/>
    <w:rsid w:val="00D7224E"/>
    <w:rsid w:val="00D73347"/>
    <w:rsid w:val="00D73E96"/>
    <w:rsid w:val="00D74D8C"/>
    <w:rsid w:val="00D757B4"/>
    <w:rsid w:val="00D7591B"/>
    <w:rsid w:val="00D75A2F"/>
    <w:rsid w:val="00D80F20"/>
    <w:rsid w:val="00D81FF2"/>
    <w:rsid w:val="00D844CD"/>
    <w:rsid w:val="00D865B1"/>
    <w:rsid w:val="00D874B0"/>
    <w:rsid w:val="00D9059B"/>
    <w:rsid w:val="00D90A21"/>
    <w:rsid w:val="00D92745"/>
    <w:rsid w:val="00D933C2"/>
    <w:rsid w:val="00D94B31"/>
    <w:rsid w:val="00DA02DE"/>
    <w:rsid w:val="00DA1133"/>
    <w:rsid w:val="00DA14C5"/>
    <w:rsid w:val="00DA4299"/>
    <w:rsid w:val="00DA6ACC"/>
    <w:rsid w:val="00DA6FCD"/>
    <w:rsid w:val="00DB0850"/>
    <w:rsid w:val="00DB37E6"/>
    <w:rsid w:val="00DB461E"/>
    <w:rsid w:val="00DB7ECC"/>
    <w:rsid w:val="00DC2859"/>
    <w:rsid w:val="00DC3C9E"/>
    <w:rsid w:val="00DC4C48"/>
    <w:rsid w:val="00DC710E"/>
    <w:rsid w:val="00DD002C"/>
    <w:rsid w:val="00DD062B"/>
    <w:rsid w:val="00DD14BD"/>
    <w:rsid w:val="00DD2EC9"/>
    <w:rsid w:val="00DD46D4"/>
    <w:rsid w:val="00DD7BA0"/>
    <w:rsid w:val="00DE1000"/>
    <w:rsid w:val="00DE50C4"/>
    <w:rsid w:val="00DF0096"/>
    <w:rsid w:val="00DF18FD"/>
    <w:rsid w:val="00DF203F"/>
    <w:rsid w:val="00DF6080"/>
    <w:rsid w:val="00DF73A9"/>
    <w:rsid w:val="00E01A9F"/>
    <w:rsid w:val="00E01DC1"/>
    <w:rsid w:val="00E01E6C"/>
    <w:rsid w:val="00E025BD"/>
    <w:rsid w:val="00E04083"/>
    <w:rsid w:val="00E05442"/>
    <w:rsid w:val="00E055F5"/>
    <w:rsid w:val="00E06A93"/>
    <w:rsid w:val="00E1024A"/>
    <w:rsid w:val="00E12D58"/>
    <w:rsid w:val="00E16FDF"/>
    <w:rsid w:val="00E174FE"/>
    <w:rsid w:val="00E17F46"/>
    <w:rsid w:val="00E232DE"/>
    <w:rsid w:val="00E252AF"/>
    <w:rsid w:val="00E255DA"/>
    <w:rsid w:val="00E26E7E"/>
    <w:rsid w:val="00E305A4"/>
    <w:rsid w:val="00E30714"/>
    <w:rsid w:val="00E30CE9"/>
    <w:rsid w:val="00E31BA4"/>
    <w:rsid w:val="00E33201"/>
    <w:rsid w:val="00E34335"/>
    <w:rsid w:val="00E34527"/>
    <w:rsid w:val="00E35118"/>
    <w:rsid w:val="00E357EA"/>
    <w:rsid w:val="00E35C48"/>
    <w:rsid w:val="00E406AE"/>
    <w:rsid w:val="00E406D9"/>
    <w:rsid w:val="00E41DAC"/>
    <w:rsid w:val="00E423BE"/>
    <w:rsid w:val="00E45379"/>
    <w:rsid w:val="00E46C23"/>
    <w:rsid w:val="00E52738"/>
    <w:rsid w:val="00E557CB"/>
    <w:rsid w:val="00E5643A"/>
    <w:rsid w:val="00E635A0"/>
    <w:rsid w:val="00E664C1"/>
    <w:rsid w:val="00E675E8"/>
    <w:rsid w:val="00E67841"/>
    <w:rsid w:val="00E67F55"/>
    <w:rsid w:val="00E71B84"/>
    <w:rsid w:val="00E73113"/>
    <w:rsid w:val="00E732D0"/>
    <w:rsid w:val="00E73EA2"/>
    <w:rsid w:val="00E75528"/>
    <w:rsid w:val="00E76417"/>
    <w:rsid w:val="00E87ABE"/>
    <w:rsid w:val="00E9201F"/>
    <w:rsid w:val="00E92032"/>
    <w:rsid w:val="00E96AFE"/>
    <w:rsid w:val="00E97143"/>
    <w:rsid w:val="00EA194D"/>
    <w:rsid w:val="00EA2E7D"/>
    <w:rsid w:val="00EA3036"/>
    <w:rsid w:val="00EA4C9D"/>
    <w:rsid w:val="00EB0D75"/>
    <w:rsid w:val="00EB1D1F"/>
    <w:rsid w:val="00EB7AA5"/>
    <w:rsid w:val="00EC21BF"/>
    <w:rsid w:val="00EC2CB0"/>
    <w:rsid w:val="00EC3B5E"/>
    <w:rsid w:val="00EC3D6A"/>
    <w:rsid w:val="00EC3D70"/>
    <w:rsid w:val="00EC3E6C"/>
    <w:rsid w:val="00EC6682"/>
    <w:rsid w:val="00EC76E0"/>
    <w:rsid w:val="00EC7B17"/>
    <w:rsid w:val="00ED0D05"/>
    <w:rsid w:val="00EE0826"/>
    <w:rsid w:val="00EE1B09"/>
    <w:rsid w:val="00EE77E8"/>
    <w:rsid w:val="00EF0326"/>
    <w:rsid w:val="00EF13F5"/>
    <w:rsid w:val="00EF175D"/>
    <w:rsid w:val="00EF5ECB"/>
    <w:rsid w:val="00F03807"/>
    <w:rsid w:val="00F05005"/>
    <w:rsid w:val="00F055D3"/>
    <w:rsid w:val="00F07FCD"/>
    <w:rsid w:val="00F07FD7"/>
    <w:rsid w:val="00F12AE4"/>
    <w:rsid w:val="00F1411E"/>
    <w:rsid w:val="00F16199"/>
    <w:rsid w:val="00F16200"/>
    <w:rsid w:val="00F16E5F"/>
    <w:rsid w:val="00F2054E"/>
    <w:rsid w:val="00F2056B"/>
    <w:rsid w:val="00F2109B"/>
    <w:rsid w:val="00F210A0"/>
    <w:rsid w:val="00F2126B"/>
    <w:rsid w:val="00F214A7"/>
    <w:rsid w:val="00F21C59"/>
    <w:rsid w:val="00F25188"/>
    <w:rsid w:val="00F305EB"/>
    <w:rsid w:val="00F30F0B"/>
    <w:rsid w:val="00F326EC"/>
    <w:rsid w:val="00F32AB0"/>
    <w:rsid w:val="00F35A67"/>
    <w:rsid w:val="00F36350"/>
    <w:rsid w:val="00F412A5"/>
    <w:rsid w:val="00F419A9"/>
    <w:rsid w:val="00F41BB0"/>
    <w:rsid w:val="00F42591"/>
    <w:rsid w:val="00F44A24"/>
    <w:rsid w:val="00F473DE"/>
    <w:rsid w:val="00F478D9"/>
    <w:rsid w:val="00F54264"/>
    <w:rsid w:val="00F57008"/>
    <w:rsid w:val="00F61DB3"/>
    <w:rsid w:val="00F622C2"/>
    <w:rsid w:val="00F62CF6"/>
    <w:rsid w:val="00F63491"/>
    <w:rsid w:val="00F63BA2"/>
    <w:rsid w:val="00F64496"/>
    <w:rsid w:val="00F64837"/>
    <w:rsid w:val="00F65FBE"/>
    <w:rsid w:val="00F66636"/>
    <w:rsid w:val="00F67711"/>
    <w:rsid w:val="00F70EA7"/>
    <w:rsid w:val="00F71378"/>
    <w:rsid w:val="00F71B6D"/>
    <w:rsid w:val="00F72742"/>
    <w:rsid w:val="00F758B9"/>
    <w:rsid w:val="00F7694D"/>
    <w:rsid w:val="00F76A54"/>
    <w:rsid w:val="00F822B3"/>
    <w:rsid w:val="00F822FC"/>
    <w:rsid w:val="00F85485"/>
    <w:rsid w:val="00F85986"/>
    <w:rsid w:val="00F93FD2"/>
    <w:rsid w:val="00F96909"/>
    <w:rsid w:val="00FA1875"/>
    <w:rsid w:val="00FA24B0"/>
    <w:rsid w:val="00FA347A"/>
    <w:rsid w:val="00FA3933"/>
    <w:rsid w:val="00FA46AE"/>
    <w:rsid w:val="00FA7111"/>
    <w:rsid w:val="00FB0932"/>
    <w:rsid w:val="00FB0EFF"/>
    <w:rsid w:val="00FB2914"/>
    <w:rsid w:val="00FB385E"/>
    <w:rsid w:val="00FB4765"/>
    <w:rsid w:val="00FC01D2"/>
    <w:rsid w:val="00FC0EDF"/>
    <w:rsid w:val="00FC3B55"/>
    <w:rsid w:val="00FC4B96"/>
    <w:rsid w:val="00FC5D1D"/>
    <w:rsid w:val="00FC614D"/>
    <w:rsid w:val="00FC77D4"/>
    <w:rsid w:val="00FD04BC"/>
    <w:rsid w:val="00FD05D5"/>
    <w:rsid w:val="00FD0DC7"/>
    <w:rsid w:val="00FD12BD"/>
    <w:rsid w:val="00FD1940"/>
    <w:rsid w:val="00FD2A34"/>
    <w:rsid w:val="00FD33B5"/>
    <w:rsid w:val="00FD57EE"/>
    <w:rsid w:val="00FD6EDE"/>
    <w:rsid w:val="00FE1A17"/>
    <w:rsid w:val="00FE20EB"/>
    <w:rsid w:val="00FE2BB7"/>
    <w:rsid w:val="00FE2C14"/>
    <w:rsid w:val="00FE3270"/>
    <w:rsid w:val="00FE4CA4"/>
    <w:rsid w:val="00FE7A28"/>
    <w:rsid w:val="00FF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FED2"/>
  <w15:docId w15:val="{857F81D9-8D39-4DAD-ABEE-7420268D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rsid w:val="002C66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2">
    <w:name w:val="heading 1"/>
    <w:basedOn w:val="a9"/>
    <w:next w:val="a9"/>
    <w:link w:val="13"/>
    <w:uiPriority w:val="9"/>
    <w:qFormat/>
    <w:rsid w:val="00626E21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9"/>
    <w:next w:val="a9"/>
    <w:link w:val="20"/>
    <w:uiPriority w:val="9"/>
    <w:unhideWhenUsed/>
    <w:qFormat/>
    <w:rsid w:val="00626E21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9"/>
    <w:next w:val="a9"/>
    <w:link w:val="30"/>
    <w:uiPriority w:val="9"/>
    <w:unhideWhenUsed/>
    <w:qFormat/>
    <w:rsid w:val="00626E21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9"/>
    <w:next w:val="a9"/>
    <w:link w:val="40"/>
    <w:uiPriority w:val="9"/>
    <w:unhideWhenUsed/>
    <w:qFormat/>
    <w:rsid w:val="00626E21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626E21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626E21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626E21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626E21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626E21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customStyle="1" w:styleId="3Char">
    <w:name w:val="Заголовок 3 Char"/>
    <w:basedOn w:val="2Char"/>
    <w:link w:val="31"/>
    <w:rsid w:val="00A6039E"/>
    <w:rPr>
      <w:rFonts w:ascii="Arial" w:eastAsia="Times New Roman" w:hAnsi="Arial" w:cs="Arial"/>
      <w:sz w:val="28"/>
      <w:szCs w:val="24"/>
    </w:rPr>
  </w:style>
  <w:style w:type="paragraph" w:styleId="ad">
    <w:name w:val="List Paragraph"/>
    <w:aliases w:val="Маркированый список"/>
    <w:basedOn w:val="a9"/>
    <w:link w:val="ae"/>
    <w:uiPriority w:val="34"/>
    <w:qFormat/>
    <w:rsid w:val="00152227"/>
    <w:pPr>
      <w:spacing w:line="360" w:lineRule="auto"/>
      <w:ind w:left="720" w:firstLine="709"/>
      <w:contextualSpacing/>
      <w:jc w:val="both"/>
    </w:pPr>
    <w:rPr>
      <w:rFonts w:eastAsiaTheme="minorHAnsi" w:cstheme="minorBidi"/>
      <w:sz w:val="28"/>
      <w:szCs w:val="22"/>
    </w:rPr>
  </w:style>
  <w:style w:type="character" w:styleId="af">
    <w:name w:val="annotation reference"/>
    <w:basedOn w:val="aa"/>
    <w:uiPriority w:val="99"/>
    <w:semiHidden/>
    <w:unhideWhenUsed/>
    <w:rsid w:val="00D4532F"/>
    <w:rPr>
      <w:sz w:val="16"/>
      <w:szCs w:val="16"/>
    </w:rPr>
  </w:style>
  <w:style w:type="character" w:customStyle="1" w:styleId="ae">
    <w:name w:val="Абзац списка Знак"/>
    <w:aliases w:val="Маркированый список Знак"/>
    <w:basedOn w:val="aa"/>
    <w:link w:val="ad"/>
    <w:uiPriority w:val="34"/>
    <w:rsid w:val="00152227"/>
    <w:rPr>
      <w:rFonts w:ascii="Times New Roman" w:hAnsi="Times New Roman"/>
      <w:sz w:val="28"/>
    </w:rPr>
  </w:style>
  <w:style w:type="paragraph" w:customStyle="1" w:styleId="11">
    <w:name w:val="Заголовок 11"/>
    <w:basedOn w:val="a9"/>
    <w:qFormat/>
    <w:rsid w:val="00A16E3E"/>
    <w:pPr>
      <w:numPr>
        <w:numId w:val="4"/>
      </w:numPr>
      <w:spacing w:after="240"/>
      <w:jc w:val="center"/>
      <w:outlineLvl w:val="0"/>
    </w:pPr>
    <w:rPr>
      <w:rFonts w:ascii="Arial" w:hAnsi="Arial" w:cs="Arial"/>
      <w:caps/>
      <w:sz w:val="32"/>
    </w:rPr>
  </w:style>
  <w:style w:type="paragraph" w:customStyle="1" w:styleId="21">
    <w:name w:val="Заголовок 21"/>
    <w:basedOn w:val="a9"/>
    <w:link w:val="2Char"/>
    <w:qFormat/>
    <w:rsid w:val="00681051"/>
    <w:pPr>
      <w:numPr>
        <w:ilvl w:val="1"/>
        <w:numId w:val="4"/>
      </w:numPr>
      <w:spacing w:before="240" w:after="240" w:line="360" w:lineRule="auto"/>
      <w:outlineLvl w:val="1"/>
    </w:pPr>
    <w:rPr>
      <w:rFonts w:ascii="Arial" w:hAnsi="Arial" w:cs="Arial"/>
      <w:sz w:val="28"/>
    </w:rPr>
  </w:style>
  <w:style w:type="numbering" w:styleId="111111">
    <w:name w:val="Outline List 2"/>
    <w:basedOn w:val="ac"/>
    <w:uiPriority w:val="99"/>
    <w:semiHidden/>
    <w:unhideWhenUsed/>
    <w:rsid w:val="000E0B6B"/>
  </w:style>
  <w:style w:type="character" w:styleId="af0">
    <w:name w:val="Hyperlink"/>
    <w:basedOn w:val="aa"/>
    <w:uiPriority w:val="99"/>
    <w:unhideWhenUsed/>
    <w:rsid w:val="00F65FBE"/>
    <w:rPr>
      <w:color w:val="0563C1" w:themeColor="hyperlink"/>
      <w:u w:val="single"/>
    </w:rPr>
  </w:style>
  <w:style w:type="character" w:customStyle="1" w:styleId="Heading1Char">
    <w:name w:val="Heading 1 Char"/>
    <w:basedOn w:val="aa"/>
    <w:uiPriority w:val="9"/>
    <w:rsid w:val="000E0B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aa"/>
    <w:uiPriority w:val="9"/>
    <w:semiHidden/>
    <w:rsid w:val="000E0B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aa"/>
    <w:uiPriority w:val="9"/>
    <w:semiHidden/>
    <w:rsid w:val="000E0B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aa"/>
    <w:uiPriority w:val="9"/>
    <w:semiHidden/>
    <w:rsid w:val="000E0B6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aa"/>
    <w:uiPriority w:val="9"/>
    <w:semiHidden/>
    <w:rsid w:val="000E0B6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aa"/>
    <w:uiPriority w:val="9"/>
    <w:semiHidden/>
    <w:rsid w:val="000E0B6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aa"/>
    <w:uiPriority w:val="9"/>
    <w:semiHidden/>
    <w:rsid w:val="000E0B6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aa"/>
    <w:uiPriority w:val="9"/>
    <w:semiHidden/>
    <w:rsid w:val="000E0B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aa"/>
    <w:uiPriority w:val="9"/>
    <w:semiHidden/>
    <w:rsid w:val="000E0B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2Char">
    <w:name w:val="Заголовок 2 Char"/>
    <w:basedOn w:val="aa"/>
    <w:link w:val="21"/>
    <w:rsid w:val="00681051"/>
    <w:rPr>
      <w:rFonts w:ascii="Arial" w:eastAsia="Times New Roman" w:hAnsi="Arial" w:cs="Arial"/>
      <w:sz w:val="28"/>
      <w:szCs w:val="24"/>
    </w:rPr>
  </w:style>
  <w:style w:type="character" w:customStyle="1" w:styleId="13">
    <w:name w:val="Заголовок 1 Знак"/>
    <w:basedOn w:val="aa"/>
    <w:link w:val="12"/>
    <w:uiPriority w:val="9"/>
    <w:rsid w:val="00626E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a"/>
    <w:link w:val="2"/>
    <w:uiPriority w:val="9"/>
    <w:rsid w:val="00626E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a"/>
    <w:link w:val="3"/>
    <w:uiPriority w:val="9"/>
    <w:rsid w:val="00626E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a"/>
    <w:link w:val="4"/>
    <w:uiPriority w:val="9"/>
    <w:rsid w:val="00626E2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50">
    <w:name w:val="Заголовок 5 Знак"/>
    <w:basedOn w:val="aa"/>
    <w:link w:val="5"/>
    <w:uiPriority w:val="9"/>
    <w:semiHidden/>
    <w:rsid w:val="00626E2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a"/>
    <w:link w:val="6"/>
    <w:uiPriority w:val="9"/>
    <w:semiHidden/>
    <w:rsid w:val="00626E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70">
    <w:name w:val="Заголовок 7 Знак"/>
    <w:basedOn w:val="aa"/>
    <w:link w:val="7"/>
    <w:uiPriority w:val="9"/>
    <w:semiHidden/>
    <w:rsid w:val="00626E21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80">
    <w:name w:val="Заголовок 8 Знак"/>
    <w:basedOn w:val="aa"/>
    <w:link w:val="8"/>
    <w:uiPriority w:val="9"/>
    <w:semiHidden/>
    <w:rsid w:val="00626E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a"/>
    <w:link w:val="9"/>
    <w:uiPriority w:val="9"/>
    <w:semiHidden/>
    <w:rsid w:val="00626E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31">
    <w:name w:val="Заголовок 31"/>
    <w:basedOn w:val="21"/>
    <w:link w:val="3Char"/>
    <w:qFormat/>
    <w:rsid w:val="00A6039E"/>
    <w:pPr>
      <w:numPr>
        <w:ilvl w:val="2"/>
      </w:numPr>
      <w:ind w:left="567" w:firstLine="567"/>
    </w:pPr>
  </w:style>
  <w:style w:type="paragraph" w:customStyle="1" w:styleId="af1">
    <w:name w:val="Подпись к рисунку"/>
    <w:basedOn w:val="14"/>
    <w:qFormat/>
    <w:rsid w:val="00F85986"/>
    <w:pPr>
      <w:spacing w:before="200"/>
      <w:ind w:firstLine="0"/>
      <w:jc w:val="center"/>
    </w:pPr>
    <w:rPr>
      <w:i/>
      <w:iCs/>
    </w:rPr>
  </w:style>
  <w:style w:type="paragraph" w:styleId="15">
    <w:name w:val="toc 1"/>
    <w:basedOn w:val="a9"/>
    <w:next w:val="a9"/>
    <w:autoRedefine/>
    <w:uiPriority w:val="39"/>
    <w:unhideWhenUsed/>
    <w:rsid w:val="00F2056B"/>
    <w:pPr>
      <w:spacing w:after="100"/>
    </w:pPr>
  </w:style>
  <w:style w:type="paragraph" w:styleId="22">
    <w:name w:val="toc 2"/>
    <w:basedOn w:val="a9"/>
    <w:next w:val="a9"/>
    <w:autoRedefine/>
    <w:uiPriority w:val="39"/>
    <w:unhideWhenUsed/>
    <w:rsid w:val="00F2056B"/>
    <w:pPr>
      <w:spacing w:after="100"/>
      <w:ind w:left="240"/>
    </w:pPr>
  </w:style>
  <w:style w:type="paragraph" w:customStyle="1" w:styleId="10">
    <w:name w:val="Маркированный список1"/>
    <w:basedOn w:val="a9"/>
    <w:link w:val="1Char"/>
    <w:qFormat/>
    <w:rsid w:val="005826FC"/>
    <w:pPr>
      <w:numPr>
        <w:numId w:val="2"/>
      </w:numPr>
      <w:spacing w:line="360" w:lineRule="auto"/>
      <w:ind w:left="567" w:firstLine="567"/>
      <w:contextualSpacing/>
      <w:jc w:val="both"/>
    </w:pPr>
    <w:rPr>
      <w:sz w:val="28"/>
      <w:szCs w:val="28"/>
      <w:lang w:eastAsia="ru-RU"/>
    </w:rPr>
  </w:style>
  <w:style w:type="paragraph" w:customStyle="1" w:styleId="1">
    <w:name w:val="Нумерованный список1"/>
    <w:basedOn w:val="10"/>
    <w:link w:val="1Char0"/>
    <w:qFormat/>
    <w:rsid w:val="005826FC"/>
    <w:pPr>
      <w:numPr>
        <w:numId w:val="5"/>
      </w:numPr>
      <w:ind w:left="567" w:firstLine="567"/>
    </w:pPr>
  </w:style>
  <w:style w:type="paragraph" w:styleId="af2">
    <w:name w:val="Normal (Web)"/>
    <w:basedOn w:val="a9"/>
    <w:uiPriority w:val="99"/>
    <w:unhideWhenUsed/>
    <w:rsid w:val="00402748"/>
    <w:pPr>
      <w:spacing w:before="100" w:beforeAutospacing="1" w:after="100" w:afterAutospacing="1"/>
    </w:pPr>
  </w:style>
  <w:style w:type="paragraph" w:styleId="af3">
    <w:name w:val="annotation text"/>
    <w:basedOn w:val="a9"/>
    <w:link w:val="af4"/>
    <w:uiPriority w:val="99"/>
    <w:semiHidden/>
    <w:unhideWhenUsed/>
    <w:rsid w:val="00D4532F"/>
    <w:rPr>
      <w:sz w:val="20"/>
      <w:szCs w:val="20"/>
    </w:rPr>
  </w:style>
  <w:style w:type="character" w:customStyle="1" w:styleId="af4">
    <w:name w:val="Текст примечания Знак"/>
    <w:basedOn w:val="aa"/>
    <w:link w:val="af3"/>
    <w:uiPriority w:val="99"/>
    <w:semiHidden/>
    <w:rsid w:val="00D4532F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4532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4532F"/>
    <w:rPr>
      <w:b/>
      <w:bCs/>
      <w:sz w:val="20"/>
      <w:szCs w:val="20"/>
    </w:rPr>
  </w:style>
  <w:style w:type="paragraph" w:styleId="af7">
    <w:name w:val="Balloon Text"/>
    <w:basedOn w:val="a9"/>
    <w:link w:val="af8"/>
    <w:uiPriority w:val="99"/>
    <w:semiHidden/>
    <w:unhideWhenUsed/>
    <w:rsid w:val="00D4532F"/>
    <w:rPr>
      <w:sz w:val="18"/>
      <w:szCs w:val="18"/>
    </w:rPr>
  </w:style>
  <w:style w:type="character" w:customStyle="1" w:styleId="af8">
    <w:name w:val="Текст выноски Знак"/>
    <w:basedOn w:val="aa"/>
    <w:link w:val="af7"/>
    <w:uiPriority w:val="99"/>
    <w:semiHidden/>
    <w:rsid w:val="00D4532F"/>
    <w:rPr>
      <w:rFonts w:ascii="Times New Roman" w:hAnsi="Times New Roman" w:cs="Times New Roman"/>
      <w:sz w:val="18"/>
      <w:szCs w:val="18"/>
    </w:rPr>
  </w:style>
  <w:style w:type="paragraph" w:styleId="32">
    <w:name w:val="toc 3"/>
    <w:basedOn w:val="a9"/>
    <w:next w:val="a9"/>
    <w:autoRedefine/>
    <w:uiPriority w:val="39"/>
    <w:semiHidden/>
    <w:unhideWhenUsed/>
    <w:rsid w:val="00A443C2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9"/>
    <w:next w:val="a9"/>
    <w:autoRedefine/>
    <w:uiPriority w:val="39"/>
    <w:semiHidden/>
    <w:unhideWhenUsed/>
    <w:rsid w:val="00A443C2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9"/>
    <w:next w:val="a9"/>
    <w:autoRedefine/>
    <w:uiPriority w:val="39"/>
    <w:semiHidden/>
    <w:unhideWhenUsed/>
    <w:rsid w:val="00A443C2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9"/>
    <w:next w:val="a9"/>
    <w:autoRedefine/>
    <w:uiPriority w:val="39"/>
    <w:semiHidden/>
    <w:unhideWhenUsed/>
    <w:rsid w:val="00A443C2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9"/>
    <w:next w:val="a9"/>
    <w:autoRedefine/>
    <w:uiPriority w:val="39"/>
    <w:semiHidden/>
    <w:unhideWhenUsed/>
    <w:rsid w:val="00A443C2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9"/>
    <w:next w:val="a9"/>
    <w:autoRedefine/>
    <w:uiPriority w:val="39"/>
    <w:semiHidden/>
    <w:unhideWhenUsed/>
    <w:rsid w:val="00A443C2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9"/>
    <w:next w:val="a9"/>
    <w:autoRedefine/>
    <w:uiPriority w:val="39"/>
    <w:semiHidden/>
    <w:unhideWhenUsed/>
    <w:rsid w:val="00A443C2"/>
    <w:pPr>
      <w:ind w:left="1920"/>
    </w:pPr>
    <w:rPr>
      <w:rFonts w:asciiTheme="minorHAnsi" w:hAnsiTheme="minorHAnsi"/>
      <w:sz w:val="20"/>
      <w:szCs w:val="20"/>
    </w:rPr>
  </w:style>
  <w:style w:type="character" w:styleId="af9">
    <w:name w:val="FollowedHyperlink"/>
    <w:basedOn w:val="aa"/>
    <w:uiPriority w:val="99"/>
    <w:semiHidden/>
    <w:unhideWhenUsed/>
    <w:rsid w:val="0040791C"/>
    <w:rPr>
      <w:color w:val="954F72" w:themeColor="followedHyperlink"/>
      <w:u w:val="single"/>
    </w:rPr>
  </w:style>
  <w:style w:type="character" w:customStyle="1" w:styleId="16">
    <w:name w:val="Неразрешенное упоминание1"/>
    <w:basedOn w:val="aa"/>
    <w:uiPriority w:val="99"/>
    <w:semiHidden/>
    <w:unhideWhenUsed/>
    <w:rsid w:val="004D1C0F"/>
    <w:rPr>
      <w:color w:val="605E5C"/>
      <w:shd w:val="clear" w:color="auto" w:fill="E1DFDD"/>
    </w:rPr>
  </w:style>
  <w:style w:type="table" w:styleId="afa">
    <w:name w:val="Table Grid"/>
    <w:basedOn w:val="ab"/>
    <w:uiPriority w:val="59"/>
    <w:qFormat/>
    <w:rsid w:val="008E234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9"/>
    <w:link w:val="HTML0"/>
    <w:uiPriority w:val="99"/>
    <w:semiHidden/>
    <w:unhideWhenUsed/>
    <w:rsid w:val="008E2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a"/>
    <w:link w:val="HTML"/>
    <w:uiPriority w:val="99"/>
    <w:semiHidden/>
    <w:rsid w:val="008E234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b">
    <w:name w:val="Revision"/>
    <w:hidden/>
    <w:uiPriority w:val="99"/>
    <w:semiHidden/>
    <w:rsid w:val="00AD0E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17">
    <w:name w:val="Сетка таблицы1"/>
    <w:basedOn w:val="ab"/>
    <w:uiPriority w:val="39"/>
    <w:qFormat/>
    <w:rsid w:val="00637F09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age number"/>
    <w:basedOn w:val="aa"/>
    <w:uiPriority w:val="99"/>
    <w:semiHidden/>
    <w:unhideWhenUsed/>
    <w:rsid w:val="00637F09"/>
  </w:style>
  <w:style w:type="paragraph" w:customStyle="1" w:styleId="14">
    <w:name w:val="Основной текст1"/>
    <w:basedOn w:val="a9"/>
    <w:next w:val="a9"/>
    <w:qFormat/>
    <w:rsid w:val="00537A63"/>
    <w:pPr>
      <w:spacing w:line="360" w:lineRule="auto"/>
      <w:ind w:firstLine="709"/>
      <w:jc w:val="both"/>
    </w:pPr>
    <w:rPr>
      <w:rFonts w:eastAsia="Calibri"/>
      <w:sz w:val="28"/>
    </w:rPr>
  </w:style>
  <w:style w:type="paragraph" w:customStyle="1" w:styleId="18">
    <w:name w:val="Заголовок1"/>
    <w:basedOn w:val="a9"/>
    <w:qFormat/>
    <w:rsid w:val="00615734"/>
    <w:pPr>
      <w:spacing w:after="240"/>
      <w:jc w:val="center"/>
      <w:outlineLvl w:val="0"/>
    </w:pPr>
    <w:rPr>
      <w:rFonts w:ascii="Arial" w:hAnsi="Arial" w:cs="Arial"/>
      <w:caps/>
      <w:sz w:val="32"/>
    </w:rPr>
  </w:style>
  <w:style w:type="character" w:customStyle="1" w:styleId="afd">
    <w:name w:val="Д. Обычный Знак"/>
    <w:link w:val="afe"/>
    <w:locked/>
    <w:rsid w:val="00084E19"/>
    <w:rPr>
      <w:rFonts w:ascii="Times New Roman" w:eastAsia="MS Mincho" w:hAnsi="Times New Roman" w:cs="Times New Roman"/>
      <w:sz w:val="28"/>
      <w:szCs w:val="20"/>
    </w:rPr>
  </w:style>
  <w:style w:type="paragraph" w:customStyle="1" w:styleId="afe">
    <w:name w:val="Д. Обычный"/>
    <w:basedOn w:val="a9"/>
    <w:link w:val="afd"/>
    <w:qFormat/>
    <w:rsid w:val="00084E19"/>
    <w:pPr>
      <w:spacing w:after="240" w:line="360" w:lineRule="auto"/>
      <w:ind w:firstLine="567"/>
      <w:contextualSpacing/>
      <w:jc w:val="both"/>
    </w:pPr>
    <w:rPr>
      <w:rFonts w:eastAsia="MS Mincho"/>
      <w:sz w:val="28"/>
      <w:szCs w:val="20"/>
    </w:rPr>
  </w:style>
  <w:style w:type="paragraph" w:styleId="aff">
    <w:name w:val="Body Text"/>
    <w:basedOn w:val="a9"/>
    <w:link w:val="aff0"/>
    <w:uiPriority w:val="1"/>
    <w:qFormat/>
    <w:rsid w:val="008D4F4C"/>
    <w:pPr>
      <w:widowControl w:val="0"/>
      <w:autoSpaceDE w:val="0"/>
      <w:autoSpaceDN w:val="0"/>
    </w:pPr>
    <w:rPr>
      <w:lang w:val="en-US"/>
    </w:rPr>
  </w:style>
  <w:style w:type="character" w:customStyle="1" w:styleId="aff0">
    <w:name w:val="Основной текст Знак"/>
    <w:basedOn w:val="aa"/>
    <w:link w:val="aff"/>
    <w:uiPriority w:val="1"/>
    <w:rsid w:val="008D4F4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23">
    <w:name w:val="Заголовок 2 ур"/>
    <w:basedOn w:val="3"/>
    <w:link w:val="24"/>
    <w:qFormat/>
    <w:rsid w:val="003C1EB1"/>
    <w:pPr>
      <w:numPr>
        <w:ilvl w:val="0"/>
        <w:numId w:val="0"/>
      </w:numPr>
      <w:spacing w:before="240" w:after="240" w:line="360" w:lineRule="auto"/>
      <w:ind w:left="567" w:firstLine="567"/>
      <w:jc w:val="both"/>
    </w:pPr>
    <w:rPr>
      <w:rFonts w:ascii="Arial" w:hAnsi="Arial"/>
      <w:bCs/>
      <w:color w:val="auto"/>
      <w:sz w:val="28"/>
      <w:szCs w:val="22"/>
    </w:rPr>
  </w:style>
  <w:style w:type="paragraph" w:customStyle="1" w:styleId="Default">
    <w:name w:val="Default"/>
    <w:rsid w:val="003C1EB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aff1">
    <w:name w:val="ДИПЛОМ_ОСН.ТЕКСТ"/>
    <w:basedOn w:val="a9"/>
    <w:link w:val="aff2"/>
    <w:rsid w:val="00544E62"/>
    <w:pPr>
      <w:spacing w:line="360" w:lineRule="auto"/>
      <w:ind w:firstLine="709"/>
      <w:jc w:val="both"/>
    </w:pPr>
    <w:rPr>
      <w:rFonts w:eastAsia="Arial"/>
      <w:color w:val="000000"/>
      <w:sz w:val="28"/>
    </w:rPr>
  </w:style>
  <w:style w:type="character" w:customStyle="1" w:styleId="aff2">
    <w:name w:val="ДИПЛОМ_ОСН.ТЕКСТ Знак"/>
    <w:basedOn w:val="aa"/>
    <w:link w:val="aff1"/>
    <w:rsid w:val="00544E62"/>
    <w:rPr>
      <w:rFonts w:ascii="Times New Roman" w:eastAsia="Arial" w:hAnsi="Times New Roman" w:cs="Times New Roman"/>
      <w:color w:val="000000"/>
      <w:sz w:val="28"/>
      <w:szCs w:val="24"/>
    </w:rPr>
  </w:style>
  <w:style w:type="paragraph" w:customStyle="1" w:styleId="a1">
    <w:name w:val="ДИПЛОМ_МАРКИРОВАННЫЙ СПИСОК"/>
    <w:basedOn w:val="a9"/>
    <w:link w:val="aff3"/>
    <w:rsid w:val="00544E62"/>
    <w:pPr>
      <w:numPr>
        <w:numId w:val="6"/>
      </w:numPr>
      <w:spacing w:line="360" w:lineRule="auto"/>
      <w:ind w:left="567" w:firstLine="567"/>
      <w:jc w:val="both"/>
    </w:pPr>
    <w:rPr>
      <w:rFonts w:eastAsia="Arial"/>
      <w:color w:val="000000"/>
      <w:sz w:val="28"/>
      <w:szCs w:val="28"/>
      <w:lang w:eastAsia="ru-RU"/>
    </w:rPr>
  </w:style>
  <w:style w:type="character" w:customStyle="1" w:styleId="aff3">
    <w:name w:val="ДИПЛОМ_МАРКИРОВАННЫЙ СПИСОК Знак"/>
    <w:basedOn w:val="aa"/>
    <w:link w:val="a1"/>
    <w:rsid w:val="00544E62"/>
    <w:rPr>
      <w:rFonts w:ascii="Times New Roman" w:eastAsia="Arial" w:hAnsi="Times New Roman" w:cs="Times New Roman"/>
      <w:color w:val="000000"/>
      <w:sz w:val="28"/>
      <w:szCs w:val="28"/>
      <w:lang w:eastAsia="ru-RU"/>
    </w:rPr>
  </w:style>
  <w:style w:type="character" w:customStyle="1" w:styleId="1Char">
    <w:name w:val="Маркированный список1 Char"/>
    <w:basedOn w:val="aa"/>
    <w:link w:val="10"/>
    <w:rsid w:val="005826F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Char0">
    <w:name w:val="Нумерованный список1 Char"/>
    <w:basedOn w:val="1Char"/>
    <w:link w:val="1"/>
    <w:rsid w:val="005826F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4">
    <w:name w:val="header"/>
    <w:basedOn w:val="a9"/>
    <w:link w:val="aff5"/>
    <w:uiPriority w:val="99"/>
    <w:unhideWhenUsed/>
    <w:rsid w:val="004D3600"/>
    <w:pPr>
      <w:tabs>
        <w:tab w:val="center" w:pos="4677"/>
        <w:tab w:val="right" w:pos="9355"/>
      </w:tabs>
    </w:pPr>
  </w:style>
  <w:style w:type="character" w:customStyle="1" w:styleId="aff5">
    <w:name w:val="Верхний колонтитул Знак"/>
    <w:basedOn w:val="aa"/>
    <w:link w:val="aff4"/>
    <w:uiPriority w:val="99"/>
    <w:rsid w:val="004D3600"/>
    <w:rPr>
      <w:rFonts w:ascii="Times New Roman" w:eastAsia="Times New Roman" w:hAnsi="Times New Roman" w:cs="Times New Roman"/>
      <w:sz w:val="24"/>
      <w:szCs w:val="24"/>
    </w:rPr>
  </w:style>
  <w:style w:type="paragraph" w:styleId="aff6">
    <w:name w:val="footer"/>
    <w:basedOn w:val="a9"/>
    <w:link w:val="aff7"/>
    <w:uiPriority w:val="99"/>
    <w:unhideWhenUsed/>
    <w:rsid w:val="004D3600"/>
    <w:pPr>
      <w:tabs>
        <w:tab w:val="center" w:pos="4677"/>
        <w:tab w:val="right" w:pos="9355"/>
      </w:tabs>
    </w:pPr>
  </w:style>
  <w:style w:type="character" w:customStyle="1" w:styleId="aff7">
    <w:name w:val="Нижний колонтитул Знак"/>
    <w:basedOn w:val="aa"/>
    <w:link w:val="aff6"/>
    <w:uiPriority w:val="99"/>
    <w:rsid w:val="004D3600"/>
    <w:rPr>
      <w:rFonts w:ascii="Times New Roman" w:eastAsia="Times New Roman" w:hAnsi="Times New Roman" w:cs="Times New Roman"/>
      <w:sz w:val="24"/>
      <w:szCs w:val="24"/>
    </w:rPr>
  </w:style>
  <w:style w:type="paragraph" w:customStyle="1" w:styleId="aff8">
    <w:name w:val="текст"/>
    <w:basedOn w:val="a9"/>
    <w:link w:val="aff9"/>
    <w:qFormat/>
    <w:rsid w:val="004D3600"/>
    <w:pPr>
      <w:spacing w:line="360" w:lineRule="auto"/>
      <w:ind w:firstLine="709"/>
      <w:jc w:val="both"/>
    </w:pPr>
    <w:rPr>
      <w:sz w:val="28"/>
      <w:szCs w:val="22"/>
    </w:rPr>
  </w:style>
  <w:style w:type="character" w:customStyle="1" w:styleId="aff9">
    <w:name w:val="текст Знак"/>
    <w:basedOn w:val="aa"/>
    <w:link w:val="aff8"/>
    <w:rsid w:val="004D3600"/>
    <w:rPr>
      <w:rFonts w:ascii="Times New Roman" w:eastAsia="Times New Roman" w:hAnsi="Times New Roman" w:cs="Times New Roman"/>
      <w:sz w:val="28"/>
    </w:rPr>
  </w:style>
  <w:style w:type="paragraph" w:styleId="affa">
    <w:name w:val="caption"/>
    <w:basedOn w:val="a9"/>
    <w:next w:val="a9"/>
    <w:uiPriority w:val="35"/>
    <w:unhideWhenUsed/>
    <w:qFormat/>
    <w:rsid w:val="004D3600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en-US"/>
    </w:rPr>
  </w:style>
  <w:style w:type="paragraph" w:customStyle="1" w:styleId="a6">
    <w:name w:val="список"/>
    <w:basedOn w:val="a9"/>
    <w:link w:val="affb"/>
    <w:qFormat/>
    <w:rsid w:val="00544AFF"/>
    <w:pPr>
      <w:numPr>
        <w:numId w:val="10"/>
      </w:numPr>
      <w:spacing w:line="360" w:lineRule="auto"/>
      <w:ind w:left="567" w:firstLine="567"/>
      <w:jc w:val="both"/>
    </w:pPr>
    <w:rPr>
      <w:rFonts w:ascii="Times New Roman CYR" w:hAnsi="Times New Roman CYR" w:cs="Times New Roman CYR"/>
      <w:kern w:val="1"/>
      <w:sz w:val="28"/>
      <w:szCs w:val="28"/>
    </w:rPr>
  </w:style>
  <w:style w:type="character" w:customStyle="1" w:styleId="affb">
    <w:name w:val="список Знак"/>
    <w:basedOn w:val="aa"/>
    <w:link w:val="a6"/>
    <w:rsid w:val="00544AFF"/>
    <w:rPr>
      <w:rFonts w:ascii="Times New Roman CYR" w:eastAsia="Times New Roman" w:hAnsi="Times New Roman CYR" w:cs="Times New Roman CYR"/>
      <w:kern w:val="1"/>
      <w:sz w:val="28"/>
      <w:szCs w:val="28"/>
    </w:rPr>
  </w:style>
  <w:style w:type="paragraph" w:customStyle="1" w:styleId="a4">
    <w:name w:val="ПОДРАЗД_ПРИЛ"/>
    <w:basedOn w:val="a9"/>
    <w:autoRedefine/>
    <w:qFormat/>
    <w:rsid w:val="00544AFF"/>
    <w:pPr>
      <w:numPr>
        <w:numId w:val="11"/>
      </w:numPr>
      <w:spacing w:before="240" w:after="240" w:line="360" w:lineRule="auto"/>
      <w:ind w:firstLine="229"/>
    </w:pPr>
    <w:rPr>
      <w:rFonts w:ascii="Arial" w:hAnsi="Arial"/>
      <w:sz w:val="28"/>
      <w:szCs w:val="22"/>
    </w:rPr>
  </w:style>
  <w:style w:type="paragraph" w:customStyle="1" w:styleId="affc">
    <w:name w:val="Обычный текст"/>
    <w:basedOn w:val="a9"/>
    <w:qFormat/>
    <w:rsid w:val="0085084D"/>
    <w:pPr>
      <w:spacing w:line="360" w:lineRule="auto"/>
      <w:ind w:firstLine="567"/>
      <w:jc w:val="both"/>
    </w:pPr>
    <w:rPr>
      <w:rFonts w:ascii="Arial" w:eastAsia="Arial" w:hAnsi="Arial" w:cs="Arial"/>
      <w:color w:val="000000"/>
      <w:sz w:val="28"/>
      <w:szCs w:val="28"/>
      <w:lang w:eastAsia="ru-RU"/>
    </w:rPr>
  </w:style>
  <w:style w:type="character" w:customStyle="1" w:styleId="24">
    <w:name w:val="Заголовок 2 ур Знак"/>
    <w:basedOn w:val="30"/>
    <w:link w:val="23"/>
    <w:rsid w:val="000C3773"/>
    <w:rPr>
      <w:rFonts w:ascii="Arial" w:eastAsiaTheme="majorEastAsia" w:hAnsi="Arial" w:cstheme="majorBidi"/>
      <w:bCs/>
      <w:color w:val="1F4D78" w:themeColor="accent1" w:themeShade="7F"/>
      <w:sz w:val="28"/>
      <w:szCs w:val="24"/>
    </w:rPr>
  </w:style>
  <w:style w:type="paragraph" w:customStyle="1" w:styleId="affd">
    <w:name w:val="!ТЕКСТ"/>
    <w:basedOn w:val="a9"/>
    <w:link w:val="affe"/>
    <w:qFormat/>
    <w:rsid w:val="008939C0"/>
    <w:pPr>
      <w:spacing w:line="360" w:lineRule="auto"/>
      <w:ind w:firstLine="709"/>
      <w:jc w:val="both"/>
    </w:pPr>
    <w:rPr>
      <w:rFonts w:eastAsia="Calibri"/>
      <w:sz w:val="28"/>
      <w:szCs w:val="22"/>
    </w:rPr>
  </w:style>
  <w:style w:type="character" w:customStyle="1" w:styleId="affe">
    <w:name w:val="!ТЕКСТ Знак"/>
    <w:basedOn w:val="aa"/>
    <w:link w:val="affd"/>
    <w:rsid w:val="008939C0"/>
    <w:rPr>
      <w:rFonts w:ascii="Times New Roman" w:eastAsia="Calibri" w:hAnsi="Times New Roman" w:cs="Times New Roman"/>
      <w:sz w:val="28"/>
    </w:rPr>
  </w:style>
  <w:style w:type="table" w:customStyle="1" w:styleId="110">
    <w:name w:val="Сетка таблицы11"/>
    <w:basedOn w:val="ab"/>
    <w:next w:val="afa"/>
    <w:uiPriority w:val="39"/>
    <w:rsid w:val="00CE101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МАРКИР.СПИСОК_диплом"/>
    <w:basedOn w:val="ad"/>
    <w:link w:val="afff"/>
    <w:autoRedefine/>
    <w:qFormat/>
    <w:rsid w:val="00CE1014"/>
    <w:pPr>
      <w:numPr>
        <w:numId w:val="18"/>
      </w:numPr>
      <w:tabs>
        <w:tab w:val="left" w:pos="851"/>
      </w:tabs>
      <w:ind w:left="0" w:firstLine="567"/>
    </w:pPr>
    <w:rPr>
      <w:rFonts w:eastAsia="Times New Roman" w:cs="Times New Roman"/>
      <w:color w:val="000000"/>
      <w:szCs w:val="28"/>
      <w:lang w:val="x-none" w:eastAsia="x-none"/>
    </w:rPr>
  </w:style>
  <w:style w:type="character" w:customStyle="1" w:styleId="afff">
    <w:name w:val="МАРКИР.СПИСОК_диплом Знак"/>
    <w:link w:val="a0"/>
    <w:rsid w:val="00CE1014"/>
    <w:rPr>
      <w:rFonts w:ascii="Times New Roman" w:eastAsia="Times New Roman" w:hAnsi="Times New Roman" w:cs="Times New Roman"/>
      <w:color w:val="000000"/>
      <w:sz w:val="28"/>
      <w:szCs w:val="28"/>
      <w:lang w:val="x-none" w:eastAsia="x-none"/>
    </w:rPr>
  </w:style>
  <w:style w:type="paragraph" w:customStyle="1" w:styleId="111">
    <w:name w:val="Основной текст11"/>
    <w:basedOn w:val="a9"/>
    <w:next w:val="a9"/>
    <w:qFormat/>
    <w:rsid w:val="0034776E"/>
    <w:pPr>
      <w:spacing w:line="360" w:lineRule="auto"/>
      <w:ind w:firstLine="709"/>
      <w:jc w:val="both"/>
    </w:pPr>
    <w:rPr>
      <w:rFonts w:eastAsia="Calibri"/>
      <w:sz w:val="28"/>
    </w:rPr>
  </w:style>
  <w:style w:type="paragraph" w:customStyle="1" w:styleId="afff0">
    <w:name w:val="Основной"/>
    <w:link w:val="afff1"/>
    <w:qFormat/>
    <w:rsid w:val="00F54264"/>
    <w:pPr>
      <w:spacing w:after="0" w:line="360" w:lineRule="auto"/>
      <w:ind w:firstLine="567"/>
      <w:contextualSpacing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character" w:customStyle="1" w:styleId="afff1">
    <w:name w:val="Основной Знак"/>
    <w:basedOn w:val="aa"/>
    <w:link w:val="afff0"/>
    <w:rsid w:val="00F54264"/>
    <w:rPr>
      <w:rFonts w:ascii="Times New Roman" w:hAnsi="Times New Roman" w:cs="Times New Roman"/>
      <w:sz w:val="28"/>
      <w:szCs w:val="24"/>
      <w:lang w:eastAsia="ru-RU"/>
    </w:rPr>
  </w:style>
  <w:style w:type="paragraph" w:customStyle="1" w:styleId="a8">
    <w:name w:val="Марк список"/>
    <w:basedOn w:val="a9"/>
    <w:link w:val="afff2"/>
    <w:qFormat/>
    <w:rsid w:val="000C6573"/>
    <w:pPr>
      <w:numPr>
        <w:numId w:val="20"/>
      </w:numPr>
      <w:spacing w:line="360" w:lineRule="auto"/>
      <w:ind w:left="907" w:hanging="340"/>
      <w:jc w:val="both"/>
    </w:pPr>
    <w:rPr>
      <w:rFonts w:eastAsia="Arial"/>
      <w:color w:val="000000"/>
      <w:sz w:val="28"/>
      <w:szCs w:val="28"/>
      <w:lang w:eastAsia="ru-RU"/>
    </w:rPr>
  </w:style>
  <w:style w:type="character" w:customStyle="1" w:styleId="afff2">
    <w:name w:val="Марк список Знак"/>
    <w:basedOn w:val="aa"/>
    <w:link w:val="a8"/>
    <w:rsid w:val="000C6573"/>
    <w:rPr>
      <w:rFonts w:ascii="Times New Roman" w:eastAsia="Arial" w:hAnsi="Times New Roman" w:cs="Times New Roman"/>
      <w:color w:val="000000"/>
      <w:sz w:val="28"/>
      <w:szCs w:val="28"/>
      <w:lang w:eastAsia="ru-RU"/>
    </w:rPr>
  </w:style>
  <w:style w:type="character" w:customStyle="1" w:styleId="afff3">
    <w:name w:val="РИСУНКИ_диплом Знак"/>
    <w:link w:val="afff4"/>
    <w:locked/>
    <w:rsid w:val="000C6573"/>
    <w:rPr>
      <w:rFonts w:ascii="Times New Roman" w:eastAsia="Times New Roman" w:hAnsi="Times New Roman" w:cs="Times New Roman"/>
      <w:i/>
      <w:noProof/>
      <w:color w:val="000000"/>
      <w:sz w:val="24"/>
      <w:szCs w:val="24"/>
      <w:lang w:eastAsia="ru-RU"/>
    </w:rPr>
  </w:style>
  <w:style w:type="paragraph" w:customStyle="1" w:styleId="afff4">
    <w:name w:val="РИСУНКИ_диплом"/>
    <w:basedOn w:val="ad"/>
    <w:link w:val="afff3"/>
    <w:autoRedefine/>
    <w:qFormat/>
    <w:rsid w:val="000C6573"/>
    <w:pPr>
      <w:keepNext/>
      <w:spacing w:before="120" w:after="120" w:line="276" w:lineRule="auto"/>
      <w:ind w:left="0" w:firstLine="567"/>
      <w:jc w:val="center"/>
    </w:pPr>
    <w:rPr>
      <w:rFonts w:eastAsia="Times New Roman" w:cs="Times New Roman"/>
      <w:i/>
      <w:noProof/>
      <w:color w:val="000000"/>
      <w:sz w:val="24"/>
      <w:szCs w:val="24"/>
      <w:lang w:eastAsia="ru-RU"/>
    </w:rPr>
  </w:style>
  <w:style w:type="paragraph" w:customStyle="1" w:styleId="33">
    <w:name w:val="Заголовк 3 ур"/>
    <w:basedOn w:val="3"/>
    <w:qFormat/>
    <w:rsid w:val="000C6573"/>
    <w:pPr>
      <w:keepNext w:val="0"/>
      <w:keepLines w:val="0"/>
      <w:numPr>
        <w:ilvl w:val="0"/>
        <w:numId w:val="0"/>
      </w:numPr>
      <w:tabs>
        <w:tab w:val="num" w:pos="360"/>
      </w:tabs>
      <w:spacing w:before="240" w:after="240"/>
    </w:pPr>
    <w:rPr>
      <w:rFonts w:ascii="Arial" w:eastAsia="Arial" w:hAnsi="Arial" w:cs="Arial"/>
      <w:b/>
      <w:color w:val="000000"/>
      <w:sz w:val="28"/>
      <w:szCs w:val="28"/>
      <w:lang w:eastAsia="ru-RU"/>
    </w:rPr>
  </w:style>
  <w:style w:type="character" w:customStyle="1" w:styleId="afff5">
    <w:name w:val="Атекст Знак"/>
    <w:basedOn w:val="aa"/>
    <w:link w:val="afff6"/>
    <w:locked/>
    <w:rsid w:val="000C6573"/>
    <w:rPr>
      <w:rFonts w:ascii="Times New Roman" w:eastAsia="Arial" w:hAnsi="Times New Roman" w:cs="Times New Roman"/>
      <w:color w:val="000000"/>
      <w:sz w:val="28"/>
      <w:szCs w:val="28"/>
      <w:lang w:eastAsia="ru-RU"/>
    </w:rPr>
  </w:style>
  <w:style w:type="paragraph" w:customStyle="1" w:styleId="afff6">
    <w:name w:val="Атекст"/>
    <w:basedOn w:val="a9"/>
    <w:link w:val="afff5"/>
    <w:qFormat/>
    <w:rsid w:val="000C6573"/>
    <w:pPr>
      <w:spacing w:line="360" w:lineRule="auto"/>
      <w:ind w:firstLine="567"/>
      <w:jc w:val="both"/>
    </w:pPr>
    <w:rPr>
      <w:rFonts w:eastAsia="Arial"/>
      <w:color w:val="000000"/>
      <w:sz w:val="28"/>
      <w:szCs w:val="28"/>
      <w:lang w:eastAsia="ru-RU"/>
    </w:rPr>
  </w:style>
  <w:style w:type="character" w:customStyle="1" w:styleId="afff7">
    <w:name w:val="Таблица Обычный Знак"/>
    <w:basedOn w:val="aa"/>
    <w:link w:val="afff8"/>
    <w:locked/>
    <w:rsid w:val="000C6573"/>
    <w:rPr>
      <w:rFonts w:ascii="Times New Roman" w:hAnsi="Times New Roman" w:cs="Times New Roman"/>
      <w:sz w:val="18"/>
      <w:szCs w:val="18"/>
    </w:rPr>
  </w:style>
  <w:style w:type="paragraph" w:customStyle="1" w:styleId="afff8">
    <w:name w:val="Таблица Обычный"/>
    <w:basedOn w:val="a9"/>
    <w:link w:val="afff7"/>
    <w:qFormat/>
    <w:rsid w:val="000C6573"/>
    <w:pPr>
      <w:widowControl w:val="0"/>
      <w:jc w:val="both"/>
    </w:pPr>
    <w:rPr>
      <w:rFonts w:eastAsiaTheme="minorHAnsi"/>
      <w:sz w:val="18"/>
      <w:szCs w:val="18"/>
    </w:rPr>
  </w:style>
  <w:style w:type="character" w:customStyle="1" w:styleId="afff9">
    <w:name w:val="Таблица Заголовок Знак"/>
    <w:basedOn w:val="afff7"/>
    <w:link w:val="afffa"/>
    <w:locked/>
    <w:rsid w:val="000C6573"/>
    <w:rPr>
      <w:rFonts w:ascii="Times New Roman" w:hAnsi="Times New Roman" w:cs="Times New Roman"/>
      <w:b/>
      <w:sz w:val="18"/>
      <w:szCs w:val="18"/>
    </w:rPr>
  </w:style>
  <w:style w:type="paragraph" w:customStyle="1" w:styleId="afffa">
    <w:name w:val="Таблица Заголовок"/>
    <w:basedOn w:val="afff8"/>
    <w:link w:val="afff9"/>
    <w:qFormat/>
    <w:rsid w:val="000C6573"/>
    <w:pPr>
      <w:jc w:val="center"/>
    </w:pPr>
    <w:rPr>
      <w:b/>
    </w:rPr>
  </w:style>
  <w:style w:type="character" w:customStyle="1" w:styleId="afffb">
    <w:name w:val="Маркированный список ГОСТ Знак"/>
    <w:basedOn w:val="aa"/>
    <w:link w:val="a"/>
    <w:locked/>
    <w:rsid w:val="000C6573"/>
    <w:rPr>
      <w:rFonts w:ascii="Times New Roman" w:hAnsi="Times New Roman" w:cs="Times New Roman"/>
      <w:sz w:val="28"/>
      <w:lang w:val="en-US"/>
    </w:rPr>
  </w:style>
  <w:style w:type="paragraph" w:customStyle="1" w:styleId="a">
    <w:name w:val="Маркированный список ГОСТ"/>
    <w:basedOn w:val="a9"/>
    <w:link w:val="afffb"/>
    <w:qFormat/>
    <w:rsid w:val="000C6573"/>
    <w:pPr>
      <w:numPr>
        <w:numId w:val="22"/>
      </w:numPr>
      <w:spacing w:line="360" w:lineRule="auto"/>
      <w:jc w:val="both"/>
    </w:pPr>
    <w:rPr>
      <w:rFonts w:eastAsiaTheme="minorHAnsi"/>
      <w:sz w:val="28"/>
      <w:szCs w:val="22"/>
      <w:lang w:val="en-US"/>
    </w:rPr>
  </w:style>
  <w:style w:type="character" w:customStyle="1" w:styleId="afffc">
    <w:name w:val="Стиль основного текста Знак"/>
    <w:basedOn w:val="aa"/>
    <w:link w:val="afffd"/>
    <w:locked/>
    <w:rsid w:val="000C6573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afffd">
    <w:name w:val="Стиль основного текста"/>
    <w:next w:val="a9"/>
    <w:link w:val="afffc"/>
    <w:qFormat/>
    <w:rsid w:val="000C6573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fffe">
    <w:name w:val="ФСПО основной текст Знак"/>
    <w:basedOn w:val="aa"/>
    <w:link w:val="affff"/>
    <w:locked/>
    <w:rsid w:val="000C6573"/>
    <w:rPr>
      <w:rFonts w:ascii="Times New Roman" w:hAnsi="Times New Roman" w:cs="Times New Roman"/>
      <w:color w:val="333333"/>
      <w:sz w:val="28"/>
      <w:szCs w:val="24"/>
      <w:shd w:val="clear" w:color="auto" w:fill="FFFFFF"/>
      <w:lang w:val="en-US"/>
    </w:rPr>
  </w:style>
  <w:style w:type="paragraph" w:customStyle="1" w:styleId="affff">
    <w:name w:val="ФСПО основной текст"/>
    <w:link w:val="afffe"/>
    <w:qFormat/>
    <w:rsid w:val="000C6573"/>
    <w:pPr>
      <w:shd w:val="clear" w:color="auto" w:fill="FFFFFF"/>
      <w:tabs>
        <w:tab w:val="left" w:pos="709"/>
      </w:tabs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color w:val="333333"/>
      <w:sz w:val="28"/>
      <w:szCs w:val="24"/>
      <w:lang w:val="en-US"/>
    </w:rPr>
  </w:style>
  <w:style w:type="paragraph" w:customStyle="1" w:styleId="affff0">
    <w:name w:val="подзаголовок приложение"/>
    <w:basedOn w:val="a9"/>
    <w:link w:val="affff1"/>
    <w:rsid w:val="006E321C"/>
    <w:pPr>
      <w:spacing w:before="240" w:after="240" w:line="360" w:lineRule="auto"/>
      <w:ind w:hanging="340"/>
      <w:jc w:val="both"/>
    </w:pPr>
    <w:rPr>
      <w:rFonts w:ascii="Arial" w:hAnsi="Arial"/>
      <w:color w:val="000000"/>
      <w:sz w:val="28"/>
      <w:szCs w:val="28"/>
      <w:lang w:val="en-US" w:eastAsia="ru-RU"/>
    </w:rPr>
  </w:style>
  <w:style w:type="paragraph" w:customStyle="1" w:styleId="a5">
    <w:name w:val="НУМЕР.СПИСОК_диплом"/>
    <w:basedOn w:val="ad"/>
    <w:link w:val="affff2"/>
    <w:autoRedefine/>
    <w:uiPriority w:val="99"/>
    <w:rsid w:val="006E321C"/>
    <w:pPr>
      <w:numPr>
        <w:numId w:val="27"/>
      </w:numPr>
      <w:ind w:left="851" w:hanging="284"/>
    </w:pPr>
    <w:rPr>
      <w:rFonts w:eastAsia="Times New Roman" w:cs="Times New Roman"/>
      <w:szCs w:val="28"/>
      <w:lang w:eastAsia="x-none"/>
    </w:rPr>
  </w:style>
  <w:style w:type="character" w:customStyle="1" w:styleId="affff2">
    <w:name w:val="НУМЕР.СПИСОК_диплом Знак"/>
    <w:link w:val="a5"/>
    <w:uiPriority w:val="99"/>
    <w:rsid w:val="006E321C"/>
    <w:rPr>
      <w:rFonts w:ascii="Times New Roman" w:eastAsia="Times New Roman" w:hAnsi="Times New Roman" w:cs="Times New Roman"/>
      <w:sz w:val="28"/>
      <w:szCs w:val="28"/>
      <w:lang w:eastAsia="x-none"/>
    </w:rPr>
  </w:style>
  <w:style w:type="character" w:customStyle="1" w:styleId="affff1">
    <w:name w:val="подзаголовок приложение Знак"/>
    <w:link w:val="affff0"/>
    <w:rsid w:val="006E321C"/>
    <w:rPr>
      <w:rFonts w:ascii="Arial" w:eastAsia="Times New Roman" w:hAnsi="Arial" w:cs="Times New Roman"/>
      <w:color w:val="000000"/>
      <w:sz w:val="28"/>
      <w:szCs w:val="28"/>
      <w:lang w:val="en-US" w:eastAsia="ru-RU"/>
    </w:rPr>
  </w:style>
  <w:style w:type="paragraph" w:customStyle="1" w:styleId="a7">
    <w:name w:val="Как заголовок первого уровня"/>
    <w:basedOn w:val="affd"/>
    <w:link w:val="affff3"/>
    <w:qFormat/>
    <w:rsid w:val="006E321C"/>
    <w:pPr>
      <w:numPr>
        <w:numId w:val="29"/>
      </w:numPr>
    </w:pPr>
    <w:rPr>
      <w:rFonts w:ascii="Arial" w:hAnsi="Arial" w:cs="Arial"/>
      <w:caps/>
      <w:sz w:val="32"/>
      <w:szCs w:val="32"/>
    </w:rPr>
  </w:style>
  <w:style w:type="paragraph" w:customStyle="1" w:styleId="a2">
    <w:name w:val="Как заголовок второго уровня"/>
    <w:basedOn w:val="affd"/>
    <w:link w:val="affff4"/>
    <w:qFormat/>
    <w:rsid w:val="006E321C"/>
    <w:pPr>
      <w:numPr>
        <w:numId w:val="30"/>
      </w:numPr>
      <w:spacing w:before="240" w:after="240"/>
    </w:pPr>
    <w:rPr>
      <w:rFonts w:ascii="Arial" w:hAnsi="Arial" w:cs="Arial"/>
      <w:szCs w:val="28"/>
    </w:rPr>
  </w:style>
  <w:style w:type="character" w:customStyle="1" w:styleId="affff3">
    <w:name w:val="Как заголовок первого уровня Знак"/>
    <w:basedOn w:val="affe"/>
    <w:link w:val="a7"/>
    <w:rsid w:val="006E321C"/>
    <w:rPr>
      <w:rFonts w:ascii="Arial" w:eastAsia="Calibri" w:hAnsi="Arial" w:cs="Arial"/>
      <w:caps/>
      <w:sz w:val="32"/>
      <w:szCs w:val="32"/>
    </w:rPr>
  </w:style>
  <w:style w:type="character" w:customStyle="1" w:styleId="affff4">
    <w:name w:val="Как заголовок второго уровня Знак"/>
    <w:basedOn w:val="affe"/>
    <w:link w:val="a2"/>
    <w:rsid w:val="006E321C"/>
    <w:rPr>
      <w:rFonts w:ascii="Arial" w:eastAsia="Calibri" w:hAnsi="Arial" w:cs="Arial"/>
      <w:sz w:val="28"/>
      <w:szCs w:val="28"/>
    </w:rPr>
  </w:style>
  <w:style w:type="paragraph" w:customStyle="1" w:styleId="a3">
    <w:name w:val="Как заголовок четвертого уровня"/>
    <w:basedOn w:val="a9"/>
    <w:link w:val="affff5"/>
    <w:qFormat/>
    <w:rsid w:val="006E321C"/>
    <w:pPr>
      <w:numPr>
        <w:numId w:val="31"/>
      </w:numPr>
      <w:spacing w:before="240" w:after="240" w:line="360" w:lineRule="auto"/>
      <w:jc w:val="both"/>
    </w:pPr>
    <w:rPr>
      <w:rFonts w:ascii="Arial" w:eastAsia="Calibri" w:hAnsi="Arial" w:cs="Arial"/>
      <w:sz w:val="28"/>
      <w:szCs w:val="28"/>
    </w:rPr>
  </w:style>
  <w:style w:type="character" w:customStyle="1" w:styleId="affff5">
    <w:name w:val="Как заголовок четвертого уровня Знак"/>
    <w:basedOn w:val="aa"/>
    <w:link w:val="a3"/>
    <w:rsid w:val="006E321C"/>
    <w:rPr>
      <w:rFonts w:ascii="Arial" w:eastAsia="Calibri" w:hAnsi="Arial" w:cs="Arial"/>
      <w:sz w:val="28"/>
      <w:szCs w:val="28"/>
    </w:rPr>
  </w:style>
  <w:style w:type="paragraph" w:customStyle="1" w:styleId="affff6">
    <w:name w:val="ИТМО ОСНОВНОЙ"/>
    <w:basedOn w:val="af2"/>
    <w:autoRedefine/>
    <w:qFormat/>
    <w:rsid w:val="003C0AC1"/>
    <w:pPr>
      <w:spacing w:before="0" w:beforeAutospacing="0" w:after="0" w:afterAutospacing="0" w:line="360" w:lineRule="auto"/>
      <w:ind w:firstLine="709"/>
      <w:contextualSpacing/>
      <w:jc w:val="both"/>
    </w:pPr>
    <w:rPr>
      <w:color w:val="000000"/>
      <w:sz w:val="28"/>
      <w:szCs w:val="27"/>
    </w:rPr>
  </w:style>
  <w:style w:type="character" w:customStyle="1" w:styleId="TitleL0">
    <w:name w:val="Title L0 Знак"/>
    <w:basedOn w:val="aa"/>
    <w:link w:val="TitleL00"/>
    <w:locked/>
    <w:rsid w:val="003C0AC1"/>
    <w:rPr>
      <w:rFonts w:ascii="Arial" w:hAnsi="Arial" w:cs="Arial"/>
      <w:sz w:val="32"/>
      <w:lang w:eastAsia="ru-RU"/>
    </w:rPr>
  </w:style>
  <w:style w:type="paragraph" w:customStyle="1" w:styleId="TitleL1">
    <w:name w:val="Title L1"/>
    <w:basedOn w:val="TitleL00"/>
    <w:next w:val="a9"/>
    <w:link w:val="TitleL10"/>
    <w:qFormat/>
    <w:rsid w:val="003C0AC1"/>
    <w:pPr>
      <w:pageBreakBefore w:val="0"/>
      <w:spacing w:before="240"/>
      <w:ind w:left="576" w:hanging="576"/>
      <w:jc w:val="left"/>
      <w:outlineLvl w:val="1"/>
    </w:pPr>
    <w:rPr>
      <w:sz w:val="28"/>
    </w:rPr>
  </w:style>
  <w:style w:type="paragraph" w:customStyle="1" w:styleId="TitleL00">
    <w:name w:val="Title L0"/>
    <w:basedOn w:val="a9"/>
    <w:next w:val="TitleL1"/>
    <w:link w:val="TitleL0"/>
    <w:qFormat/>
    <w:rsid w:val="003C0AC1"/>
    <w:pPr>
      <w:pageBreakBefore/>
      <w:spacing w:after="240" w:line="360" w:lineRule="auto"/>
      <w:ind w:left="360" w:hanging="360"/>
      <w:contextualSpacing/>
      <w:jc w:val="center"/>
      <w:outlineLvl w:val="0"/>
    </w:pPr>
    <w:rPr>
      <w:rFonts w:ascii="Arial" w:eastAsiaTheme="minorHAnsi" w:hAnsi="Arial" w:cs="Arial"/>
      <w:sz w:val="32"/>
      <w:szCs w:val="22"/>
      <w:lang w:eastAsia="ru-RU"/>
    </w:rPr>
  </w:style>
  <w:style w:type="character" w:customStyle="1" w:styleId="TitleL10">
    <w:name w:val="Title L1 Знак"/>
    <w:basedOn w:val="TitleL0"/>
    <w:link w:val="TitleL1"/>
    <w:locked/>
    <w:rsid w:val="003C0AC1"/>
    <w:rPr>
      <w:rFonts w:ascii="Arial" w:hAnsi="Arial" w:cs="Arial"/>
      <w:sz w:val="28"/>
      <w:lang w:eastAsia="ru-RU"/>
    </w:rPr>
  </w:style>
  <w:style w:type="paragraph" w:customStyle="1" w:styleId="TitleL2">
    <w:name w:val="Title L2"/>
    <w:basedOn w:val="TitleL1"/>
    <w:next w:val="a9"/>
    <w:qFormat/>
    <w:rsid w:val="003C0AC1"/>
    <w:pPr>
      <w:tabs>
        <w:tab w:val="num" w:pos="360"/>
      </w:tabs>
      <w:ind w:left="720" w:hanging="720"/>
      <w:outlineLvl w:val="2"/>
    </w:pPr>
  </w:style>
  <w:style w:type="character" w:customStyle="1" w:styleId="affff7">
    <w:name w:val="основной текст ОТЧЕТ Знак"/>
    <w:link w:val="affff8"/>
    <w:locked/>
    <w:rsid w:val="003C0AC1"/>
    <w:rPr>
      <w:rFonts w:ascii="Times New Roman" w:eastAsia="Times New Roman" w:hAnsi="Times New Roman"/>
      <w:sz w:val="28"/>
      <w:szCs w:val="28"/>
      <w:lang w:eastAsia="ar-SA"/>
    </w:rPr>
  </w:style>
  <w:style w:type="paragraph" w:customStyle="1" w:styleId="affff8">
    <w:name w:val="основной текст ОТЧЕТ"/>
    <w:basedOn w:val="a9"/>
    <w:link w:val="affff7"/>
    <w:qFormat/>
    <w:rsid w:val="003C0AC1"/>
    <w:pPr>
      <w:spacing w:line="360" w:lineRule="auto"/>
      <w:ind w:firstLine="567"/>
      <w:jc w:val="both"/>
    </w:pPr>
    <w:rPr>
      <w:rFonts w:cstheme="minorBidi"/>
      <w:sz w:val="28"/>
      <w:szCs w:val="28"/>
      <w:lang w:eastAsia="ar-SA"/>
    </w:rPr>
  </w:style>
  <w:style w:type="paragraph" w:customStyle="1" w:styleId="112">
    <w:name w:val="Маркированный список11"/>
    <w:basedOn w:val="ad"/>
    <w:qFormat/>
    <w:rsid w:val="003C0AC1"/>
    <w:pPr>
      <w:ind w:left="567" w:firstLine="567"/>
    </w:pPr>
    <w:rPr>
      <w:rFonts w:eastAsia="Times New Roman" w:cs="Times New Roman"/>
      <w:szCs w:val="28"/>
      <w:lang w:eastAsia="ru-RU"/>
    </w:rPr>
  </w:style>
  <w:style w:type="table" w:customStyle="1" w:styleId="25">
    <w:name w:val="Сетка таблицы2"/>
    <w:basedOn w:val="ab"/>
    <w:next w:val="afa"/>
    <w:rsid w:val="00A57966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 Version="2003"/>
</file>

<file path=customXml/itemProps1.xml><?xml version="1.0" encoding="utf-8"?>
<ds:datastoreItem xmlns:ds="http://schemas.openxmlformats.org/officeDocument/2006/customXml" ds:itemID="{B6213B7D-A771-478B-9256-FB9355FB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1512</Words>
  <Characters>8623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Ратов Д</dc:creator>
  <cp:keywords/>
  <dc:description/>
  <cp:lastModifiedBy>Дмитрий Ратов</cp:lastModifiedBy>
  <cp:revision>2</cp:revision>
  <dcterms:created xsi:type="dcterms:W3CDTF">2025-01-13T08:29:00Z</dcterms:created>
  <dcterms:modified xsi:type="dcterms:W3CDTF">2025-01-13T08:29:00Z</dcterms:modified>
</cp:coreProperties>
</file>